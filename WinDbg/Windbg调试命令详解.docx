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7FDD" w:rsidRPr="00D27FDD" w:rsidRDefault="00D27FDD" w:rsidP="00D27FDD">
      <w:pPr>
        <w:widowControl/>
        <w:shd w:val="clear" w:color="auto" w:fill="FFFFFF"/>
        <w:jc w:val="left"/>
        <w:textAlignment w:val="baseline"/>
        <w:outlineLvl w:val="0"/>
        <w:rPr>
          <w:rFonts w:ascii="Helvetica" w:eastAsia="宋体" w:hAnsi="Helvetica" w:cs="Helvetica"/>
          <w:b/>
          <w:bCs/>
          <w:color w:val="000000"/>
          <w:kern w:val="36"/>
          <w:sz w:val="23"/>
          <w:szCs w:val="23"/>
        </w:rPr>
      </w:pPr>
      <w:r w:rsidRPr="00D27FDD">
        <w:rPr>
          <w:rFonts w:ascii="inherit" w:eastAsia="宋体" w:hAnsi="inherit" w:cs="Helvetica"/>
          <w:b/>
          <w:bCs/>
          <w:color w:val="000000"/>
          <w:kern w:val="36"/>
          <w:sz w:val="23"/>
          <w:szCs w:val="23"/>
          <w:bdr w:val="none" w:sz="0" w:space="0" w:color="auto" w:frame="1"/>
        </w:rPr>
        <w:t xml:space="preserve">1. </w:t>
      </w:r>
      <w:r w:rsidRPr="00D27FDD">
        <w:rPr>
          <w:rFonts w:ascii="inherit" w:eastAsia="宋体" w:hAnsi="inherit" w:cs="Helvetica"/>
          <w:b/>
          <w:bCs/>
          <w:color w:val="000000"/>
          <w:kern w:val="36"/>
          <w:sz w:val="23"/>
          <w:szCs w:val="23"/>
          <w:bdr w:val="none" w:sz="0" w:space="0" w:color="auto" w:frame="1"/>
        </w:rPr>
        <w:t>概述</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用户成功安装微软</w:t>
      </w:r>
      <w:r w:rsidRPr="00D27FDD">
        <w:rPr>
          <w:rFonts w:ascii="Helvetica" w:eastAsia="宋体" w:hAnsi="Helvetica" w:cs="Helvetica"/>
          <w:color w:val="373737"/>
          <w:kern w:val="0"/>
          <w:sz w:val="23"/>
          <w:szCs w:val="23"/>
        </w:rPr>
        <w:t>Windows</w:t>
      </w:r>
      <w:r w:rsidRPr="00D27FDD">
        <w:rPr>
          <w:rFonts w:ascii="Helvetica" w:eastAsia="宋体" w:hAnsi="Helvetica" w:cs="Helvetica"/>
          <w:color w:val="373737"/>
          <w:kern w:val="0"/>
          <w:sz w:val="23"/>
          <w:szCs w:val="23"/>
        </w:rPr>
        <w:t>调试工具集后，能够在安装目录下发现四个调试器程序，分别是：</w:t>
      </w:r>
      <w:r w:rsidRPr="00D27FDD">
        <w:rPr>
          <w:rFonts w:ascii="Helvetica" w:eastAsia="宋体" w:hAnsi="Helvetica" w:cs="Helvetica"/>
          <w:color w:val="373737"/>
          <w:kern w:val="0"/>
          <w:sz w:val="23"/>
          <w:szCs w:val="23"/>
        </w:rPr>
        <w:t>cdb.exe</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ntsd.exe</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kd.exe</w:t>
      </w:r>
      <w:r w:rsidRPr="00D27FDD">
        <w:rPr>
          <w:rFonts w:ascii="Helvetica" w:eastAsia="宋体" w:hAnsi="Helvetica" w:cs="Helvetica"/>
          <w:color w:val="373737"/>
          <w:kern w:val="0"/>
          <w:sz w:val="23"/>
          <w:szCs w:val="23"/>
        </w:rPr>
        <w:t>和</w:t>
      </w:r>
      <w:r w:rsidRPr="00D27FDD">
        <w:rPr>
          <w:rFonts w:ascii="Helvetica" w:eastAsia="宋体" w:hAnsi="Helvetica" w:cs="Helvetica"/>
          <w:color w:val="373737"/>
          <w:kern w:val="0"/>
          <w:sz w:val="23"/>
          <w:szCs w:val="23"/>
        </w:rPr>
        <w:t>Windbg.exe</w:t>
      </w:r>
      <w:r w:rsidRPr="00D27FDD">
        <w:rPr>
          <w:rFonts w:ascii="Helvetica" w:eastAsia="宋体" w:hAnsi="Helvetica" w:cs="Helvetica"/>
          <w:color w:val="373737"/>
          <w:kern w:val="0"/>
          <w:sz w:val="23"/>
          <w:szCs w:val="23"/>
        </w:rPr>
        <w:t>。其中</w:t>
      </w:r>
      <w:r w:rsidRPr="00D27FDD">
        <w:rPr>
          <w:rFonts w:ascii="Helvetica" w:eastAsia="宋体" w:hAnsi="Helvetica" w:cs="Helvetica"/>
          <w:color w:val="373737"/>
          <w:kern w:val="0"/>
          <w:sz w:val="23"/>
          <w:szCs w:val="23"/>
        </w:rPr>
        <w:t>cdb.exe</w:t>
      </w:r>
      <w:r w:rsidRPr="00D27FDD">
        <w:rPr>
          <w:rFonts w:ascii="Helvetica" w:eastAsia="宋体" w:hAnsi="Helvetica" w:cs="Helvetica"/>
          <w:color w:val="373737"/>
          <w:kern w:val="0"/>
          <w:sz w:val="23"/>
          <w:szCs w:val="23"/>
        </w:rPr>
        <w:t>和</w:t>
      </w:r>
      <w:r w:rsidRPr="00D27FDD">
        <w:rPr>
          <w:rFonts w:ascii="Helvetica" w:eastAsia="宋体" w:hAnsi="Helvetica" w:cs="Helvetica"/>
          <w:color w:val="373737"/>
          <w:kern w:val="0"/>
          <w:sz w:val="23"/>
          <w:szCs w:val="23"/>
        </w:rPr>
        <w:t>ntsd.exe</w:t>
      </w:r>
      <w:r w:rsidRPr="00D27FDD">
        <w:rPr>
          <w:rFonts w:ascii="Helvetica" w:eastAsia="宋体" w:hAnsi="Helvetica" w:cs="Helvetica"/>
          <w:color w:val="373737"/>
          <w:kern w:val="0"/>
          <w:sz w:val="23"/>
          <w:szCs w:val="23"/>
        </w:rPr>
        <w:t>只能调试用户程序，</w:t>
      </w:r>
      <w:r w:rsidRPr="00D27FDD">
        <w:rPr>
          <w:rFonts w:ascii="Helvetica" w:eastAsia="宋体" w:hAnsi="Helvetica" w:cs="Helvetica"/>
          <w:color w:val="373737"/>
          <w:kern w:val="0"/>
          <w:sz w:val="23"/>
          <w:szCs w:val="23"/>
        </w:rPr>
        <w:t>Kd.exe</w:t>
      </w:r>
      <w:r w:rsidRPr="00D27FDD">
        <w:rPr>
          <w:rFonts w:ascii="Helvetica" w:eastAsia="宋体" w:hAnsi="Helvetica" w:cs="Helvetica"/>
          <w:color w:val="373737"/>
          <w:kern w:val="0"/>
          <w:sz w:val="23"/>
          <w:szCs w:val="23"/>
        </w:rPr>
        <w:t>主要用于内核调试，有时候也用于用户态调试，上述三者的一个共同特点是，都只有控制台界面，以命令行形式工作。</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Windbg.exe</w:t>
      </w:r>
      <w:r w:rsidRPr="00D27FDD">
        <w:rPr>
          <w:rFonts w:ascii="Helvetica" w:eastAsia="宋体" w:hAnsi="Helvetica" w:cs="Helvetica"/>
          <w:color w:val="373737"/>
          <w:kern w:val="0"/>
          <w:sz w:val="23"/>
          <w:szCs w:val="23"/>
        </w:rPr>
        <w:t>在用户态、内核态下都能够发挥调试功能，尤其重要的是，它不再是命令行格式而是采用了可视化的用户界面。所以绝大部分情况下，我们在谈及</w:t>
      </w:r>
      <w:r w:rsidRPr="00D27FDD">
        <w:rPr>
          <w:rFonts w:ascii="Helvetica" w:eastAsia="宋体" w:hAnsi="Helvetica" w:cs="Helvetica"/>
          <w:color w:val="373737"/>
          <w:kern w:val="0"/>
          <w:sz w:val="23"/>
          <w:szCs w:val="23"/>
        </w:rPr>
        <w:t>Windows</w:t>
      </w:r>
      <w:r w:rsidRPr="00D27FDD">
        <w:rPr>
          <w:rFonts w:ascii="Helvetica" w:eastAsia="宋体" w:hAnsi="Helvetica" w:cs="Helvetica"/>
          <w:color w:val="373737"/>
          <w:kern w:val="0"/>
          <w:sz w:val="23"/>
          <w:szCs w:val="23"/>
        </w:rPr>
        <w:t>调试工具的时候，都直接指向</w:t>
      </w: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，而不大谈及前三者。</w:t>
      </w:r>
    </w:p>
    <w:p w:rsidR="00D27FDD" w:rsidRPr="00D27FDD" w:rsidRDefault="00D27FDD" w:rsidP="00D27FDD">
      <w:pPr>
        <w:widowControl/>
        <w:shd w:val="clear" w:color="auto" w:fill="FFFFFF"/>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在用户态和内核态下，都支持两种调试模式，即</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实时调试模式（</w:t>
      </w:r>
      <w:r w:rsidRPr="00D27FDD">
        <w:rPr>
          <w:rFonts w:ascii="Helvetica" w:eastAsia="宋体" w:hAnsi="Helvetica" w:cs="Helvetica"/>
          <w:color w:val="373737"/>
          <w:kern w:val="0"/>
          <w:sz w:val="23"/>
          <w:szCs w:val="23"/>
        </w:rPr>
        <w:t>Living</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和</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事后调试模式（</w:t>
      </w:r>
      <w:r w:rsidRPr="00D27FDD">
        <w:rPr>
          <w:rFonts w:ascii="Helvetica" w:eastAsia="宋体" w:hAnsi="Helvetica" w:cs="Helvetica"/>
          <w:color w:val="373737"/>
          <w:kern w:val="0"/>
          <w:sz w:val="23"/>
          <w:szCs w:val="23"/>
        </w:rPr>
        <w:t>Postmortem</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。所谓实时模式，是被调试的目标对象（</w:t>
      </w:r>
      <w:r w:rsidRPr="00D27FDD">
        <w:rPr>
          <w:rFonts w:ascii="Helvetica" w:eastAsia="宋体" w:hAnsi="Helvetica" w:cs="Helvetica"/>
          <w:color w:val="373737"/>
          <w:kern w:val="0"/>
          <w:sz w:val="23"/>
          <w:szCs w:val="23"/>
        </w:rPr>
        <w:t>Target</w:t>
      </w:r>
      <w:r w:rsidRPr="00D27FDD">
        <w:rPr>
          <w:rFonts w:ascii="Helvetica" w:eastAsia="宋体" w:hAnsi="Helvetica" w:cs="Helvetica"/>
          <w:color w:val="373737"/>
          <w:kern w:val="0"/>
          <w:sz w:val="23"/>
          <w:szCs w:val="23"/>
        </w:rPr>
        <w:t>）当前正在运行当中，调试器可以实时分析、修改被调试目标的状态，如寄存器、内存、变量，调试</w:t>
      </w:r>
      <w:r w:rsidRPr="00D27FDD">
        <w:rPr>
          <w:rFonts w:ascii="Helvetica" w:eastAsia="宋体" w:hAnsi="Helvetica" w:cs="Helvetica"/>
          <w:color w:val="373737"/>
          <w:kern w:val="0"/>
          <w:sz w:val="23"/>
          <w:szCs w:val="23"/>
        </w:rPr>
        <w:t>exe</w:t>
      </w:r>
      <w:r w:rsidRPr="00D27FDD">
        <w:rPr>
          <w:rFonts w:ascii="Helvetica" w:eastAsia="宋体" w:hAnsi="Helvetica" w:cs="Helvetica"/>
          <w:color w:val="373737"/>
          <w:kern w:val="0"/>
          <w:sz w:val="23"/>
          <w:szCs w:val="23"/>
        </w:rPr>
        <w:t>可执行程序或</w:t>
      </w:r>
      <w:del w:id="0" w:author="Unknown">
        <w:r w:rsidRPr="00D27FDD">
          <w:rPr>
            <w:rFonts w:ascii="inherit" w:eastAsia="宋体" w:hAnsi="inherit" w:cs="Helvetica"/>
            <w:color w:val="373737"/>
            <w:kern w:val="0"/>
            <w:sz w:val="23"/>
            <w:szCs w:val="23"/>
            <w:bdr w:val="none" w:sz="0" w:space="0" w:color="auto" w:frame="1"/>
          </w:rPr>
          <w:delText>双击</w:delText>
        </w:r>
      </w:del>
      <w:r w:rsidRPr="00D27FDD">
        <w:rPr>
          <w:rFonts w:ascii="Helvetica" w:eastAsia="宋体" w:hAnsi="Helvetica" w:cs="Helvetica"/>
          <w:color w:val="373737"/>
          <w:kern w:val="0"/>
          <w:sz w:val="23"/>
          <w:szCs w:val="23"/>
        </w:rPr>
        <w:t>双机实时调试都属于这种模式；所谓事后模式，是被调试的目标对象（</w:t>
      </w:r>
      <w:r w:rsidRPr="00D27FDD">
        <w:rPr>
          <w:rFonts w:ascii="Helvetica" w:eastAsia="宋体" w:hAnsi="Helvetica" w:cs="Helvetica"/>
          <w:color w:val="373737"/>
          <w:kern w:val="0"/>
          <w:sz w:val="23"/>
          <w:szCs w:val="23"/>
        </w:rPr>
        <w:t>Target</w:t>
      </w:r>
      <w:r w:rsidRPr="00D27FDD">
        <w:rPr>
          <w:rFonts w:ascii="Helvetica" w:eastAsia="宋体" w:hAnsi="Helvetica" w:cs="Helvetica"/>
          <w:color w:val="373737"/>
          <w:kern w:val="0"/>
          <w:sz w:val="23"/>
          <w:szCs w:val="23"/>
        </w:rPr>
        <w:t>）已经结束了，现在只是事后对它保留的快照进行分析，这个快照称为转储文件（</w:t>
      </w:r>
      <w:r w:rsidRPr="00D27FDD">
        <w:rPr>
          <w:rFonts w:ascii="Helvetica" w:eastAsia="宋体" w:hAnsi="Helvetica" w:cs="Helvetica"/>
          <w:color w:val="373737"/>
          <w:kern w:val="0"/>
          <w:sz w:val="23"/>
          <w:szCs w:val="23"/>
        </w:rPr>
        <w:t>Dump</w:t>
      </w:r>
      <w:r w:rsidRPr="00D27FDD">
        <w:rPr>
          <w:rFonts w:ascii="Helvetica" w:eastAsia="宋体" w:hAnsi="Helvetica" w:cs="Helvetica"/>
          <w:color w:val="373737"/>
          <w:kern w:val="0"/>
          <w:sz w:val="23"/>
          <w:szCs w:val="23"/>
        </w:rPr>
        <w:t>文件）。</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另一个重大优点，还在于它支持源码级的调试，就像</w:t>
      </w:r>
      <w:r w:rsidRPr="00D27FDD">
        <w:rPr>
          <w:rFonts w:ascii="Helvetica" w:eastAsia="宋体" w:hAnsi="Helvetica" w:cs="Helvetica"/>
          <w:color w:val="373737"/>
          <w:kern w:val="0"/>
          <w:sz w:val="23"/>
          <w:szCs w:val="23"/>
        </w:rPr>
        <w:t>VC</w:t>
      </w:r>
      <w:r w:rsidRPr="00D27FDD">
        <w:rPr>
          <w:rFonts w:ascii="Helvetica" w:eastAsia="宋体" w:hAnsi="Helvetica" w:cs="Helvetica"/>
          <w:color w:val="373737"/>
          <w:kern w:val="0"/>
          <w:sz w:val="23"/>
          <w:szCs w:val="23"/>
        </w:rPr>
        <w:t>自带的调试器一样。</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虽然提供了用户界面，但</w:t>
      </w: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归根结底还是需要用户一个个地输入命令来指挥其行动。这就是他的</w:t>
      </w:r>
      <w:r w:rsidRPr="00D27FDD">
        <w:rPr>
          <w:rFonts w:ascii="Helvetica" w:eastAsia="宋体" w:hAnsi="Helvetica" w:cs="Helvetica"/>
          <w:color w:val="373737"/>
          <w:kern w:val="0"/>
          <w:sz w:val="23"/>
          <w:szCs w:val="23"/>
        </w:rPr>
        <w:t>Command</w:t>
      </w:r>
      <w:r w:rsidRPr="00D27FDD">
        <w:rPr>
          <w:rFonts w:ascii="Helvetica" w:eastAsia="宋体" w:hAnsi="Helvetica" w:cs="Helvetica"/>
          <w:color w:val="373737"/>
          <w:kern w:val="0"/>
          <w:sz w:val="23"/>
          <w:szCs w:val="23"/>
        </w:rPr>
        <w:t>窗口。</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每个调试命令都各有使用范围，有些命令只能用于内核调试，有些命令只能用于用户调试，有些命令只能用于活动调试。但用户也不必记得这许多，一旦在某个环境下，使用了不被支持的命令，都会显示</w:t>
      </w:r>
      <w:r w:rsidRPr="00D27FDD">
        <w:rPr>
          <w:rFonts w:ascii="Helvetica" w:eastAsia="宋体" w:hAnsi="Helvetica" w:cs="Helvetica"/>
          <w:color w:val="373737"/>
          <w:kern w:val="0"/>
          <w:sz w:val="23"/>
          <w:szCs w:val="23"/>
        </w:rPr>
        <w:t>“No export XXX found”</w:t>
      </w:r>
      <w:r w:rsidRPr="00D27FDD">
        <w:rPr>
          <w:rFonts w:ascii="Helvetica" w:eastAsia="宋体" w:hAnsi="Helvetica" w:cs="Helvetica"/>
          <w:color w:val="373737"/>
          <w:kern w:val="0"/>
          <w:sz w:val="23"/>
          <w:szCs w:val="23"/>
        </w:rPr>
        <w:t>的字样。就拿</w:t>
      </w:r>
      <w:r w:rsidRPr="00D27FDD">
        <w:rPr>
          <w:rFonts w:ascii="Helvetica" w:eastAsia="宋体" w:hAnsi="Helvetica" w:cs="Helvetica"/>
          <w:color w:val="373737"/>
          <w:kern w:val="0"/>
          <w:sz w:val="23"/>
          <w:szCs w:val="23"/>
        </w:rPr>
        <w:t>!process</w:t>
      </w:r>
      <w:r w:rsidRPr="00D27FDD">
        <w:rPr>
          <w:rFonts w:ascii="Helvetica" w:eastAsia="宋体" w:hAnsi="Helvetica" w:cs="Helvetica"/>
          <w:color w:val="373737"/>
          <w:kern w:val="0"/>
          <w:sz w:val="23"/>
          <w:szCs w:val="23"/>
        </w:rPr>
        <w:t>命令来说吧，它显示进程信息，但只能用于内核调试中，如果在用户调试中使用，就是下面的情景：</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0:001&gt; !process</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No export process found</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1.1 </w:t>
      </w:r>
      <w:r w:rsidRPr="00D27FDD">
        <w:rPr>
          <w:rFonts w:ascii="Helvetica" w:eastAsia="宋体" w:hAnsi="Helvetica" w:cs="Helvetica"/>
          <w:b/>
          <w:bCs/>
          <w:color w:val="000000"/>
          <w:kern w:val="0"/>
          <w:sz w:val="23"/>
          <w:szCs w:val="23"/>
        </w:rPr>
        <w:t>寻求帮助</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我们首先来看如何在使用过程中获取有用的帮助。</w:t>
      </w: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中的调试命令，分为三种：基本命令，元命令和扩展命令。基本命令和元命令是调试器自带的，元命令总是以</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开头，而扩展命令是外部加入的，总是以感叹号</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开头。各种调试命令成千上万，我们首先要想办法把它们都列举出来，并取得使用方法。</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基本命令最少了，大概</w:t>
      </w:r>
      <w:r w:rsidRPr="00D27FDD">
        <w:rPr>
          <w:rFonts w:ascii="Helvetica" w:eastAsia="宋体" w:hAnsi="Helvetica" w:cs="Helvetica"/>
          <w:color w:val="373737"/>
          <w:kern w:val="0"/>
          <w:sz w:val="23"/>
          <w:szCs w:val="23"/>
        </w:rPr>
        <w:t>40</w:t>
      </w:r>
      <w:r w:rsidRPr="00D27FDD">
        <w:rPr>
          <w:rFonts w:ascii="Helvetica" w:eastAsia="宋体" w:hAnsi="Helvetica" w:cs="Helvetica"/>
          <w:color w:val="373737"/>
          <w:kern w:val="0"/>
          <w:sz w:val="23"/>
          <w:szCs w:val="23"/>
        </w:rPr>
        <w:t>个左右。列举所有的基本命令，使用如下命令：</w:t>
      </w:r>
    </w:p>
    <w:p w:rsidR="00D27FDD" w:rsidRPr="00D27FDD" w:rsidRDefault="00D27FDD" w:rsidP="00D27FDD">
      <w:pPr>
        <w:widowControl/>
        <w:numPr>
          <w:ilvl w:val="0"/>
          <w:numId w:val="1"/>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lastRenderedPageBreak/>
        <w:t>元命令有一百多个，使用下面命令列举所有元命令：</w:t>
      </w:r>
    </w:p>
    <w:p w:rsidR="00D27FDD" w:rsidRPr="00D27FDD" w:rsidRDefault="00D27FDD" w:rsidP="00D27FDD">
      <w:pPr>
        <w:widowControl/>
        <w:numPr>
          <w:ilvl w:val="0"/>
          <w:numId w:val="2"/>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.help  [/D]</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如使用</w:t>
      </w:r>
      <w:r w:rsidRPr="00D27FDD">
        <w:rPr>
          <w:rFonts w:ascii="Helvetica" w:eastAsia="宋体" w:hAnsi="Helvetica" w:cs="Helvetica"/>
          <w:color w:val="373737"/>
          <w:kern w:val="0"/>
          <w:sz w:val="23"/>
          <w:szCs w:val="23"/>
        </w:rPr>
        <w:t>“/D”</w:t>
      </w:r>
      <w:r w:rsidRPr="00D27FDD">
        <w:rPr>
          <w:rFonts w:ascii="Helvetica" w:eastAsia="宋体" w:hAnsi="Helvetica" w:cs="Helvetica"/>
          <w:color w:val="373737"/>
          <w:kern w:val="0"/>
          <w:sz w:val="23"/>
          <w:szCs w:val="23"/>
        </w:rPr>
        <w:t>参数，命令列表将以</w:t>
      </w: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格式显示。</w:t>
      </w: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是一种类似于</w:t>
      </w:r>
      <w:r w:rsidRPr="00D27FDD">
        <w:rPr>
          <w:rFonts w:ascii="Helvetica" w:eastAsia="宋体" w:hAnsi="Helvetica" w:cs="Helvetica"/>
          <w:color w:val="373737"/>
          <w:kern w:val="0"/>
          <w:sz w:val="23"/>
          <w:szCs w:val="23"/>
        </w:rPr>
        <w:t>HTML</w:t>
      </w:r>
      <w:r w:rsidRPr="00D27FDD">
        <w:rPr>
          <w:rFonts w:ascii="Helvetica" w:eastAsia="宋体" w:hAnsi="Helvetica" w:cs="Helvetica"/>
          <w:color w:val="373737"/>
          <w:kern w:val="0"/>
          <w:sz w:val="23"/>
          <w:szCs w:val="23"/>
        </w:rPr>
        <w:t>的标识语言，下面会讲到。下图以</w:t>
      </w: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格式显示所以有字母</w:t>
      </w:r>
      <w:r w:rsidRPr="00D27FDD">
        <w:rPr>
          <w:rFonts w:ascii="Helvetica" w:eastAsia="宋体" w:hAnsi="Helvetica" w:cs="Helvetica"/>
          <w:color w:val="373737"/>
          <w:kern w:val="0"/>
          <w:sz w:val="23"/>
          <w:szCs w:val="23"/>
        </w:rPr>
        <w:t>a</w:t>
      </w:r>
      <w:r w:rsidRPr="00D27FDD">
        <w:rPr>
          <w:rFonts w:ascii="Helvetica" w:eastAsia="宋体" w:hAnsi="Helvetica" w:cs="Helvetica"/>
          <w:color w:val="373737"/>
          <w:kern w:val="0"/>
          <w:sz w:val="23"/>
          <w:szCs w:val="23"/>
        </w:rPr>
        <w:t>开头的元命令：</w:t>
      </w:r>
    </w:p>
    <w:p w:rsidR="00D27FDD" w:rsidRPr="00D27FDD" w:rsidRDefault="00D27FDD" w:rsidP="00D27FDD">
      <w:pPr>
        <w:widowControl/>
        <w:shd w:val="clear" w:color="auto" w:fill="FFFFFF"/>
        <w:jc w:val="center"/>
        <w:textAlignment w:val="baseline"/>
        <w:rPr>
          <w:rFonts w:ascii="Helvetica" w:eastAsia="宋体" w:hAnsi="Helvetica" w:cs="Helvetica"/>
          <w:color w:val="373737"/>
          <w:kern w:val="0"/>
          <w:sz w:val="23"/>
          <w:szCs w:val="23"/>
        </w:rPr>
      </w:pPr>
      <w:r w:rsidRPr="00D27FDD">
        <w:rPr>
          <w:rFonts w:ascii="inherit" w:eastAsia="宋体" w:hAnsi="inherit" w:cs="Helvetica" w:hint="eastAsia"/>
          <w:noProof/>
          <w:color w:val="1982D1"/>
          <w:kern w:val="0"/>
          <w:sz w:val="23"/>
          <w:szCs w:val="23"/>
          <w:bdr w:val="none" w:sz="0" w:space="0" w:color="auto" w:frame="1"/>
        </w:rPr>
        <w:drawing>
          <wp:inline distT="0" distB="0" distL="0" distR="0">
            <wp:extent cx="2857500" cy="847725"/>
            <wp:effectExtent l="0" t="0" r="0" b="9525"/>
            <wp:docPr id="14" name="图片 14" descr="dotcomman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tcommand">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847725"/>
                    </a:xfrm>
                    <a:prstGeom prst="rect">
                      <a:avLst/>
                    </a:prstGeom>
                    <a:noFill/>
                    <a:ln>
                      <a:noFill/>
                    </a:ln>
                  </pic:spPr>
                </pic:pic>
              </a:graphicData>
            </a:graphic>
          </wp:inline>
        </w:drawing>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最后讲扩展命令。所谓扩展命令，顾名思义是可以</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扩展</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的。扩展命令从动态连接库中暴露出来，一般以</w:t>
      </w:r>
      <w:r w:rsidRPr="00D27FDD">
        <w:rPr>
          <w:rFonts w:ascii="Helvetica" w:eastAsia="宋体" w:hAnsi="Helvetica" w:cs="Helvetica"/>
          <w:color w:val="373737"/>
          <w:kern w:val="0"/>
          <w:sz w:val="23"/>
          <w:szCs w:val="23"/>
        </w:rPr>
        <w:t>DLL</w:t>
      </w:r>
      <w:r w:rsidRPr="00D27FDD">
        <w:rPr>
          <w:rFonts w:ascii="Helvetica" w:eastAsia="宋体" w:hAnsi="Helvetica" w:cs="Helvetica"/>
          <w:color w:val="373737"/>
          <w:kern w:val="0"/>
          <w:sz w:val="23"/>
          <w:szCs w:val="23"/>
        </w:rPr>
        <w:t>文件名来代表一类扩展命令集，首先我们要搜索出系统中有多少个这样的</w:t>
      </w:r>
      <w:r w:rsidRPr="00D27FDD">
        <w:rPr>
          <w:rFonts w:ascii="Helvetica" w:eastAsia="宋体" w:hAnsi="Helvetica" w:cs="Helvetica"/>
          <w:color w:val="373737"/>
          <w:kern w:val="0"/>
          <w:sz w:val="23"/>
          <w:szCs w:val="23"/>
        </w:rPr>
        <w:t>DLL</w:t>
      </w:r>
      <w:r w:rsidRPr="00D27FDD">
        <w:rPr>
          <w:rFonts w:ascii="Helvetica" w:eastAsia="宋体" w:hAnsi="Helvetica" w:cs="Helvetica"/>
          <w:color w:val="373737"/>
          <w:kern w:val="0"/>
          <w:sz w:val="23"/>
          <w:szCs w:val="23"/>
        </w:rPr>
        <w:t>文件，使用下面命令：</w:t>
      </w:r>
    </w:p>
    <w:p w:rsidR="00D27FDD" w:rsidRPr="00D27FDD" w:rsidRDefault="00D27FDD" w:rsidP="00D27FDD">
      <w:pPr>
        <w:widowControl/>
        <w:numPr>
          <w:ilvl w:val="0"/>
          <w:numId w:val="3"/>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.chain  [/D]</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此命令能够给出一个扩展命令集的链表。和</w:t>
      </w:r>
      <w:r w:rsidRPr="00D27FDD">
        <w:rPr>
          <w:rFonts w:ascii="Helvetica" w:eastAsia="宋体" w:hAnsi="Helvetica" w:cs="Helvetica"/>
          <w:color w:val="373737"/>
          <w:kern w:val="0"/>
          <w:sz w:val="23"/>
          <w:szCs w:val="23"/>
        </w:rPr>
        <w:t>.help</w:t>
      </w:r>
      <w:r w:rsidRPr="00D27FDD">
        <w:rPr>
          <w:rFonts w:ascii="Helvetica" w:eastAsia="宋体" w:hAnsi="Helvetica" w:cs="Helvetica"/>
          <w:color w:val="373737"/>
          <w:kern w:val="0"/>
          <w:sz w:val="23"/>
          <w:szCs w:val="23"/>
        </w:rPr>
        <w:t>命令一样，也可以使用</w:t>
      </w:r>
      <w:r w:rsidRPr="00D27FDD">
        <w:rPr>
          <w:rFonts w:ascii="Helvetica" w:eastAsia="宋体" w:hAnsi="Helvetica" w:cs="Helvetica"/>
          <w:color w:val="373737"/>
          <w:kern w:val="0"/>
          <w:sz w:val="23"/>
          <w:szCs w:val="23"/>
        </w:rPr>
        <w:t>/D</w:t>
      </w:r>
      <w:r w:rsidRPr="00D27FDD">
        <w:rPr>
          <w:rFonts w:ascii="Helvetica" w:eastAsia="宋体" w:hAnsi="Helvetica" w:cs="Helvetica"/>
          <w:color w:val="373737"/>
          <w:kern w:val="0"/>
          <w:sz w:val="23"/>
          <w:szCs w:val="23"/>
        </w:rPr>
        <w:t>参数以</w:t>
      </w: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格式显示。如下所示：</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0:001&gt; .chain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Extension DLL search Path:</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C:\Program Files (x86)\Windows Kits\8.0\Debuggers\x64\WINXP;</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Extension DLL chain: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dbghelp: image 6.2.9200.20512, API 6.2.6, built Fri Sep 07 13:45:49 2012</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[path: C:\Program Files (x86)\Windows Kits\8.0\Debuggers\x64\dbghelp.dll]</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ext: image 6.2.9200.16384, API 1.0.0, built Thu Jul 26 10:11:33 2012</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[path: C:\Program Files (x86)\Windows Kits\8.0\Debuggers\x64\winext\ext.dll]</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exts: image 6.2.9200.16384, API 1.0.0, built Thu Jul 26 10:15:20 2012</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 xml:space="preserve">        [path: C:\Program Files (x86)\Windows Kits\8.0\Debuggers\x64\WINXP\exts.dll]</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uext: image 6.2.9200.16384, API 1.0.0, built Thu Jul 26 10:15:09 2012</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[path: C:\Program Files (x86)\Windows Kits\8.0\Debuggers\x64\winext\uext.dll]</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ntsdexts: image 6.2.9200.16384, API 1.0.0, built Thu Jul 26 10:16:01 2012</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[path: C:\Program Files (x86)\Windows Kits\8.0\Debuggers\x64\WINXP\ntsdexts.dll]</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            </w:t>
      </w:r>
      <w:r w:rsidRPr="00D27FDD">
        <w:rPr>
          <w:rFonts w:ascii="Helvetica" w:eastAsia="宋体" w:hAnsi="Helvetica" w:cs="Helvetica"/>
          <w:color w:val="373737"/>
          <w:kern w:val="0"/>
          <w:sz w:val="23"/>
          <w:szCs w:val="23"/>
        </w:rPr>
        <w:t>最上面两行显示了扩展模块的搜索路径。接下来共列出了六个</w:t>
      </w: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自带的扩展模块：</w:t>
      </w:r>
      <w:r w:rsidRPr="00D27FDD">
        <w:rPr>
          <w:rFonts w:ascii="Helvetica" w:eastAsia="宋体" w:hAnsi="Helvetica" w:cs="Helvetica"/>
          <w:color w:val="373737"/>
          <w:kern w:val="0"/>
          <w:sz w:val="23"/>
          <w:szCs w:val="23"/>
        </w:rPr>
        <w:t>wdfkd</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dbghellp</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ext</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exts</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uext</w:t>
      </w:r>
      <w:r w:rsidRPr="00D27FDD">
        <w:rPr>
          <w:rFonts w:ascii="Helvetica" w:eastAsia="宋体" w:hAnsi="Helvetica" w:cs="Helvetica"/>
          <w:color w:val="373737"/>
          <w:kern w:val="0"/>
          <w:sz w:val="23"/>
          <w:szCs w:val="23"/>
        </w:rPr>
        <w:t>和</w:t>
      </w:r>
      <w:r w:rsidRPr="00D27FDD">
        <w:rPr>
          <w:rFonts w:ascii="Helvetica" w:eastAsia="宋体" w:hAnsi="Helvetica" w:cs="Helvetica"/>
          <w:color w:val="373737"/>
          <w:kern w:val="0"/>
          <w:sz w:val="23"/>
          <w:szCs w:val="23"/>
        </w:rPr>
        <w:t>ntsdexts</w:t>
      </w:r>
      <w:r w:rsidRPr="00D27FDD">
        <w:rPr>
          <w:rFonts w:ascii="Helvetica" w:eastAsia="宋体" w:hAnsi="Helvetica" w:cs="Helvetica"/>
          <w:color w:val="373737"/>
          <w:kern w:val="0"/>
          <w:sz w:val="23"/>
          <w:szCs w:val="23"/>
        </w:rPr>
        <w:t>。可以查看到这些扩展模块的版本信息、镜像文件路径。如何列出某个扩展库中所包含的扩展命令列表呢？绝大部分扩展模块可使用如下命令：</w:t>
      </w:r>
    </w:p>
    <w:p w:rsidR="00D27FDD" w:rsidRPr="00D27FDD" w:rsidRDefault="00D27FDD" w:rsidP="00D27FDD">
      <w:pPr>
        <w:widowControl/>
        <w:numPr>
          <w:ilvl w:val="0"/>
          <w:numId w:val="4"/>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模块名</w:t>
      </w:r>
      <w:r w:rsidRPr="00D27FDD">
        <w:rPr>
          <w:rFonts w:ascii="inherit" w:eastAsia="宋体" w:hAnsi="inherit" w:cs="Helvetica"/>
          <w:color w:val="373737"/>
          <w:kern w:val="0"/>
          <w:sz w:val="23"/>
          <w:szCs w:val="23"/>
        </w:rPr>
        <w:t>.help</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此外，扩展命令模块是可</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扩展</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的。如果读者从第三方处获取，或自己编写了一个扩展调试模块，则可通过</w:t>
      </w:r>
      <w:r w:rsidRPr="00D27FDD">
        <w:rPr>
          <w:rFonts w:ascii="Helvetica" w:eastAsia="宋体" w:hAnsi="Helvetica" w:cs="Helvetica"/>
          <w:color w:val="373737"/>
          <w:kern w:val="0"/>
          <w:sz w:val="23"/>
          <w:szCs w:val="23"/>
        </w:rPr>
        <w:t>.load/.unload</w:t>
      </w:r>
      <w:r w:rsidRPr="00D27FDD">
        <w:rPr>
          <w:rFonts w:ascii="Helvetica" w:eastAsia="宋体" w:hAnsi="Helvetica" w:cs="Helvetica"/>
          <w:color w:val="373737"/>
          <w:kern w:val="0"/>
          <w:sz w:val="23"/>
          <w:szCs w:val="23"/>
        </w:rPr>
        <w:t>命令动态加载</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卸载。</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1.2 DML</w:t>
      </w:r>
      <w:r w:rsidRPr="00D27FDD">
        <w:rPr>
          <w:rFonts w:ascii="Helvetica" w:eastAsia="宋体" w:hAnsi="Helvetica" w:cs="Helvetica"/>
          <w:b/>
          <w:bCs/>
          <w:color w:val="000000"/>
          <w:kern w:val="0"/>
          <w:sz w:val="23"/>
          <w:szCs w:val="23"/>
        </w:rPr>
        <w:t>语言</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Debugger Markup Language</w:t>
      </w:r>
      <w:r w:rsidRPr="00D27FDD">
        <w:rPr>
          <w:rFonts w:ascii="Helvetica" w:eastAsia="宋体" w:hAnsi="Helvetica" w:cs="Helvetica"/>
          <w:color w:val="373737"/>
          <w:kern w:val="0"/>
          <w:sz w:val="23"/>
          <w:szCs w:val="23"/>
        </w:rPr>
        <w:t>调试器标记语言）像</w:t>
      </w:r>
      <w:r w:rsidRPr="00D27FDD">
        <w:rPr>
          <w:rFonts w:ascii="Helvetica" w:eastAsia="宋体" w:hAnsi="Helvetica" w:cs="Helvetica"/>
          <w:color w:val="373737"/>
          <w:kern w:val="0"/>
          <w:sz w:val="23"/>
          <w:szCs w:val="23"/>
        </w:rPr>
        <w:t>HTML</w:t>
      </w:r>
      <w:r w:rsidRPr="00D27FDD">
        <w:rPr>
          <w:rFonts w:ascii="Helvetica" w:eastAsia="宋体" w:hAnsi="Helvetica" w:cs="Helvetica"/>
          <w:color w:val="373737"/>
          <w:kern w:val="0"/>
          <w:sz w:val="23"/>
          <w:szCs w:val="23"/>
        </w:rPr>
        <w:t>一样，可从一处链接到另一处。不同处在于，</w:t>
      </w: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的链接内容需要用户点击后才会动态生成。一般用来以精简方式显示大量信息和扩展功能。</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有很多实用的功能，如果使用者一时不知道从何下手，最好就是输入</w:t>
      </w:r>
      <w:r w:rsidRPr="00D27FDD">
        <w:rPr>
          <w:rFonts w:ascii="Helvetica" w:eastAsia="宋体" w:hAnsi="Helvetica" w:cs="Helvetica"/>
          <w:color w:val="373737"/>
          <w:kern w:val="0"/>
          <w:sz w:val="23"/>
          <w:szCs w:val="23"/>
        </w:rPr>
        <w:t>.dml_start</w:t>
      </w:r>
      <w:r w:rsidRPr="00D27FDD">
        <w:rPr>
          <w:rFonts w:ascii="Helvetica" w:eastAsia="宋体" w:hAnsi="Helvetica" w:cs="Helvetica"/>
          <w:color w:val="373737"/>
          <w:kern w:val="0"/>
          <w:sz w:val="23"/>
          <w:szCs w:val="23"/>
        </w:rPr>
        <w:t>命令，开始</w:t>
      </w: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之旅。</w:t>
      </w:r>
    </w:p>
    <w:p w:rsidR="00D27FDD" w:rsidRPr="00D27FDD" w:rsidRDefault="00D27FDD" w:rsidP="00D27FDD">
      <w:pPr>
        <w:widowControl/>
        <w:shd w:val="clear" w:color="auto" w:fill="FFFFFF"/>
        <w:jc w:val="left"/>
        <w:textAlignment w:val="baseline"/>
        <w:rPr>
          <w:rFonts w:ascii="Helvetica" w:eastAsia="宋体" w:hAnsi="Helvetica" w:cs="Helvetica"/>
          <w:color w:val="373737"/>
          <w:kern w:val="0"/>
          <w:sz w:val="23"/>
          <w:szCs w:val="23"/>
        </w:rPr>
      </w:pPr>
      <w:r w:rsidRPr="00D27FDD">
        <w:rPr>
          <w:rFonts w:ascii="inherit" w:eastAsia="宋体" w:hAnsi="inherit" w:cs="Helvetica" w:hint="eastAsia"/>
          <w:noProof/>
          <w:color w:val="1982D1"/>
          <w:kern w:val="0"/>
          <w:sz w:val="23"/>
          <w:szCs w:val="23"/>
          <w:bdr w:val="none" w:sz="0" w:space="0" w:color="auto" w:frame="1"/>
        </w:rPr>
        <w:drawing>
          <wp:inline distT="0" distB="0" distL="0" distR="0">
            <wp:extent cx="2857500" cy="1352550"/>
            <wp:effectExtent l="0" t="0" r="0" b="0"/>
            <wp:docPr id="13" name="图片 13" descr="dml">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l">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lastRenderedPageBreak/>
        <w:t>DML</w:t>
      </w:r>
      <w:r w:rsidRPr="00D27FDD">
        <w:rPr>
          <w:rFonts w:ascii="Helvetica" w:eastAsia="宋体" w:hAnsi="Helvetica" w:cs="Helvetica"/>
          <w:color w:val="373737"/>
          <w:kern w:val="0"/>
          <w:sz w:val="23"/>
          <w:szCs w:val="23"/>
        </w:rPr>
        <w:t>链接以更加可视化的方式，引导用户查看调试信息，使得调试工具的使用相比纯指令格式而言，更为友好。</w:t>
      </w: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如同是对原指令的一层轻微的包装一样，让生硬的指令更加温和了。所以建议读者总是把</w:t>
      </w: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默认开启。</w:t>
      </w:r>
    </w:p>
    <w:p w:rsidR="00D27FDD" w:rsidRPr="00D27FDD" w:rsidRDefault="00D27FDD" w:rsidP="00D27FDD">
      <w:pPr>
        <w:widowControl/>
        <w:numPr>
          <w:ilvl w:val="0"/>
          <w:numId w:val="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.prefer_dml  1</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开始</w:t>
      </w: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w:t>
      </w:r>
    </w:p>
    <w:p w:rsidR="00D27FDD" w:rsidRPr="00D27FDD" w:rsidRDefault="00D27FDD" w:rsidP="00D27FDD">
      <w:pPr>
        <w:widowControl/>
        <w:numPr>
          <w:ilvl w:val="0"/>
          <w:numId w:val="6"/>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.prefer_dml  0</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关闭</w:t>
      </w: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一旦开启</w:t>
      </w: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后，像</w:t>
      </w:r>
      <w:r w:rsidRPr="00D27FDD">
        <w:rPr>
          <w:rFonts w:ascii="Helvetica" w:eastAsia="宋体" w:hAnsi="Helvetica" w:cs="Helvetica"/>
          <w:color w:val="373737"/>
          <w:kern w:val="0"/>
          <w:sz w:val="23"/>
          <w:szCs w:val="23"/>
        </w:rPr>
        <w:t>k</w:t>
      </w:r>
      <w:r w:rsidRPr="00D27FDD">
        <w:rPr>
          <w:rFonts w:ascii="Helvetica" w:eastAsia="宋体" w:hAnsi="Helvetica" w:cs="Helvetica"/>
          <w:color w:val="373737"/>
          <w:kern w:val="0"/>
          <w:sz w:val="23"/>
          <w:szCs w:val="23"/>
        </w:rPr>
        <w:t>等支持</w:t>
      </w: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的调试命令，将默认以</w:t>
      </w: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格式显示输出内容。</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还能以一种很特殊的方式为函数画流程图。它主要的原理是使用反汇编，类似于</w:t>
      </w:r>
      <w:r w:rsidRPr="00D27FDD">
        <w:rPr>
          <w:rFonts w:ascii="Helvetica" w:eastAsia="宋体" w:hAnsi="Helvetica" w:cs="Helvetica"/>
          <w:color w:val="373737"/>
          <w:kern w:val="0"/>
          <w:sz w:val="23"/>
          <w:szCs w:val="23"/>
        </w:rPr>
        <w:t>uf</w:t>
      </w:r>
      <w:r w:rsidRPr="00D27FDD">
        <w:rPr>
          <w:rFonts w:ascii="Helvetica" w:eastAsia="宋体" w:hAnsi="Helvetica" w:cs="Helvetica"/>
          <w:color w:val="373737"/>
          <w:kern w:val="0"/>
          <w:sz w:val="23"/>
          <w:szCs w:val="23"/>
        </w:rPr>
        <w:t>，但在逻辑分支处，它会停止反汇编并显示分支让用户选择。另外，它能显示汇编代码对应的行号，这一点真的非常好。如果稍加精进，他就能画出非常漂亮的流程图了。他的一个特点是反汇编的顺序是从后往前推。只要细想一想，就会觉得很有道理。如果正推的话，分支太多；而反推则分支顺序在用户的参与下（即用户进行分支选择），是固定了的。</w:t>
      </w:r>
    </w:p>
    <w:p w:rsidR="00D27FDD" w:rsidRPr="00D27FDD" w:rsidRDefault="00D27FDD" w:rsidP="00D27FDD">
      <w:pPr>
        <w:widowControl/>
        <w:numPr>
          <w:ilvl w:val="0"/>
          <w:numId w:val="7"/>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.dml_flow  FindAllInfFilesA  FindAllInfFilesA+30</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这是一个非常简单、实用的例子，对</w:t>
      </w:r>
      <w:r w:rsidRPr="00D27FDD">
        <w:rPr>
          <w:rFonts w:ascii="Helvetica" w:eastAsia="宋体" w:hAnsi="Helvetica" w:cs="Helvetica"/>
          <w:color w:val="373737"/>
          <w:kern w:val="0"/>
          <w:sz w:val="23"/>
          <w:szCs w:val="23"/>
        </w:rPr>
        <w:t>Kernel32</w:t>
      </w:r>
      <w:r w:rsidRPr="00D27FDD">
        <w:rPr>
          <w:rFonts w:ascii="Helvetica" w:eastAsia="宋体" w:hAnsi="Helvetica" w:cs="Helvetica"/>
          <w:color w:val="373737"/>
          <w:kern w:val="0"/>
          <w:sz w:val="23"/>
          <w:szCs w:val="23"/>
        </w:rPr>
        <w:t>库中的</w:t>
      </w:r>
      <w:r w:rsidRPr="00D27FDD">
        <w:rPr>
          <w:rFonts w:ascii="Helvetica" w:eastAsia="宋体" w:hAnsi="Helvetica" w:cs="Helvetica"/>
          <w:color w:val="373737"/>
          <w:kern w:val="0"/>
          <w:sz w:val="23"/>
          <w:szCs w:val="23"/>
        </w:rPr>
        <w:t>FindAllInfFilesA</w:t>
      </w:r>
      <w:r w:rsidRPr="00D27FDD">
        <w:rPr>
          <w:rFonts w:ascii="Helvetica" w:eastAsia="宋体" w:hAnsi="Helvetica" w:cs="Helvetica"/>
          <w:color w:val="373737"/>
          <w:kern w:val="0"/>
          <w:sz w:val="23"/>
          <w:szCs w:val="23"/>
        </w:rPr>
        <w:t>接口函数进行反汇编，效果类似</w:t>
      </w:r>
      <w:r w:rsidRPr="00D27FDD">
        <w:rPr>
          <w:rFonts w:ascii="Helvetica" w:eastAsia="宋体" w:hAnsi="Helvetica" w:cs="Helvetica"/>
          <w:color w:val="373737"/>
          <w:kern w:val="0"/>
          <w:sz w:val="23"/>
          <w:szCs w:val="23"/>
        </w:rPr>
        <w:t>uf</w:t>
      </w:r>
      <w:r w:rsidRPr="00D27FDD">
        <w:rPr>
          <w:rFonts w:ascii="Helvetica" w:eastAsia="宋体" w:hAnsi="Helvetica" w:cs="Helvetica"/>
          <w:color w:val="373737"/>
          <w:kern w:val="0"/>
          <w:sz w:val="23"/>
          <w:szCs w:val="23"/>
        </w:rPr>
        <w:t>命令却更强大。</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1.3 </w:t>
      </w:r>
      <w:r w:rsidRPr="00D27FDD">
        <w:rPr>
          <w:rFonts w:ascii="Helvetica" w:eastAsia="宋体" w:hAnsi="Helvetica" w:cs="Helvetica"/>
          <w:b/>
          <w:bCs/>
          <w:color w:val="000000"/>
          <w:kern w:val="0"/>
          <w:sz w:val="23"/>
          <w:szCs w:val="23"/>
        </w:rPr>
        <w:t>基本信息</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本节讲解和调试器软件本身相关的命令，比如：查看软件版本、启动参数，以及最基本的软件设置命令。首先看版本命令：</w:t>
      </w:r>
    </w:p>
    <w:p w:rsidR="00D27FDD" w:rsidRPr="00D27FDD" w:rsidRDefault="00D27FDD" w:rsidP="00D27FDD">
      <w:pPr>
        <w:widowControl/>
        <w:numPr>
          <w:ilvl w:val="0"/>
          <w:numId w:val="8"/>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version</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此命令显示操作系统的版本信息以及</w:t>
      </w: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本身的版本信息，</w:t>
      </w: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的配置和操作系统密切相关，所以将操作系统的版本信息一并显示出来是很有必要的。在内核环境与用户环境下运行此命令，会得到不同的输出。下图为内核环境下输出结果：</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0:001&gt; version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Windows 7 Version 7601 (Service Pack 1) MP (8 procs) Free x64</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Product: WinNt, suite: SingleUserTS</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kernel32.dll version: 6.1.7601.18015 (win7sp1_gdr.121129-1432)</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Machine Name: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Debug session time: Thu Aug 22 10:11:04.000 2013 (UTC + 8:00)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System Uptime: 14 days 17:26:44.613</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Process Uptime: 14 days 17:14:25.000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Kernel time: 0 days 0:09:02.000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User time: 0 days 0:42:36.000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Full memory user mini dump: C:\Users\mozhang\AppData\Local\Temp\dwm.DMP</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Microsoft (R) Windows Debugger Version 6.2.9200.16384 AMD64</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Copyright (c) Microsoft Corporation. All rights reserved.</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除了</w:t>
      </w: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版本信息，上面的输出中还包括目标系统信息。如果纯粹是为了查看目标系统的版本信息，可使用下面的</w:t>
      </w:r>
      <w:r w:rsidRPr="00D27FDD">
        <w:rPr>
          <w:rFonts w:ascii="Helvetica" w:eastAsia="宋体" w:hAnsi="Helvetica" w:cs="Helvetica"/>
          <w:color w:val="373737"/>
          <w:kern w:val="0"/>
          <w:sz w:val="23"/>
          <w:szCs w:val="23"/>
        </w:rPr>
        <w:t>vertarget</w:t>
      </w:r>
      <w:r w:rsidRPr="00D27FDD">
        <w:rPr>
          <w:rFonts w:ascii="Helvetica" w:eastAsia="宋体" w:hAnsi="Helvetica" w:cs="Helvetica"/>
          <w:color w:val="373737"/>
          <w:kern w:val="0"/>
          <w:sz w:val="23"/>
          <w:szCs w:val="23"/>
        </w:rPr>
        <w:t>命令：</w:t>
      </w:r>
    </w:p>
    <w:p w:rsidR="00D27FDD" w:rsidRPr="00D27FDD" w:rsidRDefault="00D27FDD" w:rsidP="00D27FDD">
      <w:pPr>
        <w:widowControl/>
        <w:numPr>
          <w:ilvl w:val="0"/>
          <w:numId w:val="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vertarget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支持对多个调试系统中的多个调试目标同时进行调试。上面我们通过</w:t>
      </w:r>
      <w:r w:rsidRPr="00D27FDD">
        <w:rPr>
          <w:rFonts w:ascii="Helvetica" w:eastAsia="宋体" w:hAnsi="Helvetica" w:cs="Helvetica"/>
          <w:color w:val="373737"/>
          <w:kern w:val="0"/>
          <w:sz w:val="23"/>
          <w:szCs w:val="23"/>
        </w:rPr>
        <w:t>version</w:t>
      </w:r>
      <w:r w:rsidRPr="00D27FDD">
        <w:rPr>
          <w:rFonts w:ascii="Helvetica" w:eastAsia="宋体" w:hAnsi="Helvetica" w:cs="Helvetica"/>
          <w:color w:val="373737"/>
          <w:kern w:val="0"/>
          <w:sz w:val="23"/>
          <w:szCs w:val="23"/>
        </w:rPr>
        <w:t>或</w:t>
      </w:r>
      <w:r w:rsidRPr="00D27FDD">
        <w:rPr>
          <w:rFonts w:ascii="Helvetica" w:eastAsia="宋体" w:hAnsi="Helvetica" w:cs="Helvetica"/>
          <w:color w:val="373737"/>
          <w:kern w:val="0"/>
          <w:sz w:val="23"/>
          <w:szCs w:val="23"/>
        </w:rPr>
        <w:t>vertarget</w:t>
      </w:r>
      <w:r w:rsidRPr="00D27FDD">
        <w:rPr>
          <w:rFonts w:ascii="Helvetica" w:eastAsia="宋体" w:hAnsi="Helvetica" w:cs="Helvetica"/>
          <w:color w:val="373737"/>
          <w:kern w:val="0"/>
          <w:sz w:val="23"/>
          <w:szCs w:val="23"/>
        </w:rPr>
        <w:t>命令列出了当前调试系统的版本信息，还可以查看当前目标系统的状态：</w:t>
      </w:r>
    </w:p>
    <w:p w:rsidR="00D27FDD" w:rsidRPr="00D27FDD" w:rsidRDefault="00D27FDD" w:rsidP="00D27FDD">
      <w:pPr>
        <w:widowControl/>
        <w:numPr>
          <w:ilvl w:val="0"/>
          <w:numId w:val="10"/>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如</w:t>
      </w: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中同时打开多个调试对象，</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命令将列出对象列表。笔者为了演示此种情况，先在</w:t>
      </w: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中开启</w:t>
      </w:r>
      <w:r w:rsidRPr="00D27FDD">
        <w:rPr>
          <w:rFonts w:ascii="Helvetica" w:eastAsia="宋体" w:hAnsi="Helvetica" w:cs="Helvetica"/>
          <w:color w:val="373737"/>
          <w:kern w:val="0"/>
          <w:sz w:val="23"/>
          <w:szCs w:val="23"/>
        </w:rPr>
        <w:t>Local Debug</w:t>
      </w:r>
      <w:r w:rsidRPr="00D27FDD">
        <w:rPr>
          <w:rFonts w:ascii="Helvetica" w:eastAsia="宋体" w:hAnsi="Helvetica" w:cs="Helvetica"/>
          <w:color w:val="373737"/>
          <w:kern w:val="0"/>
          <w:sz w:val="23"/>
          <w:szCs w:val="23"/>
        </w:rPr>
        <w:t>环境，然后两次调用</w:t>
      </w:r>
      <w:r w:rsidRPr="00D27FDD">
        <w:rPr>
          <w:rFonts w:ascii="Helvetica" w:eastAsia="宋体" w:hAnsi="Helvetica" w:cs="Helvetica"/>
          <w:color w:val="373737"/>
          <w:kern w:val="0"/>
          <w:sz w:val="23"/>
          <w:szCs w:val="23"/>
        </w:rPr>
        <w:t>.opendump</w:t>
      </w:r>
      <w:r w:rsidRPr="00D27FDD">
        <w:rPr>
          <w:rFonts w:ascii="Helvetica" w:eastAsia="宋体" w:hAnsi="Helvetica" w:cs="Helvetica"/>
          <w:color w:val="373737"/>
          <w:kern w:val="0"/>
          <w:sz w:val="23"/>
          <w:szCs w:val="23"/>
        </w:rPr>
        <w:t>命令打开两个</w:t>
      </w:r>
      <w:r w:rsidRPr="00D27FDD">
        <w:rPr>
          <w:rFonts w:ascii="Helvetica" w:eastAsia="宋体" w:hAnsi="Helvetica" w:cs="Helvetica"/>
          <w:color w:val="373737"/>
          <w:kern w:val="0"/>
          <w:sz w:val="23"/>
          <w:szCs w:val="23"/>
        </w:rPr>
        <w:t>DUMP</w:t>
      </w:r>
      <w:r w:rsidRPr="00D27FDD">
        <w:rPr>
          <w:rFonts w:ascii="Helvetica" w:eastAsia="宋体" w:hAnsi="Helvetica" w:cs="Helvetica"/>
          <w:color w:val="373737"/>
          <w:kern w:val="0"/>
          <w:sz w:val="23"/>
          <w:szCs w:val="23"/>
        </w:rPr>
        <w:t>文件，这样就同时拥有了三个被调试的目标对象。下图显示了这个情况：</w:t>
      </w:r>
    </w:p>
    <w:p w:rsidR="00D27FDD" w:rsidRPr="00D27FDD" w:rsidRDefault="00D27FDD" w:rsidP="00D27FDD">
      <w:pPr>
        <w:widowControl/>
        <w:shd w:val="clear" w:color="auto" w:fill="FFFFFF"/>
        <w:jc w:val="left"/>
        <w:textAlignment w:val="baseline"/>
        <w:rPr>
          <w:rFonts w:ascii="Helvetica" w:eastAsia="宋体" w:hAnsi="Helvetica" w:cs="Helvetica"/>
          <w:color w:val="373737"/>
          <w:kern w:val="0"/>
          <w:sz w:val="23"/>
          <w:szCs w:val="23"/>
        </w:rPr>
      </w:pPr>
      <w:r w:rsidRPr="00D27FDD">
        <w:rPr>
          <w:rFonts w:ascii="inherit" w:eastAsia="宋体" w:hAnsi="inherit" w:cs="Helvetica" w:hint="eastAsia"/>
          <w:noProof/>
          <w:color w:val="1982D1"/>
          <w:kern w:val="0"/>
          <w:sz w:val="23"/>
          <w:szCs w:val="23"/>
          <w:bdr w:val="none" w:sz="0" w:space="0" w:color="auto" w:frame="1"/>
        </w:rPr>
        <w:drawing>
          <wp:inline distT="0" distB="0" distL="0" distR="0">
            <wp:extent cx="2857500" cy="342900"/>
            <wp:effectExtent l="0" t="0" r="0" b="0"/>
            <wp:docPr id="12" name="图片 12" descr="multi-targe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lti-target">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342900"/>
                    </a:xfrm>
                    <a:prstGeom prst="rect">
                      <a:avLst/>
                    </a:prstGeom>
                    <a:noFill/>
                    <a:ln>
                      <a:noFill/>
                    </a:ln>
                  </pic:spPr>
                </pic:pic>
              </a:graphicData>
            </a:graphic>
          </wp:inline>
        </w:drawing>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 xml:space="preserve">            </w:t>
      </w:r>
      <w:r w:rsidRPr="00D27FDD">
        <w:rPr>
          <w:rFonts w:ascii="Helvetica" w:eastAsia="宋体" w:hAnsi="Helvetica" w:cs="Helvetica"/>
          <w:color w:val="373737"/>
          <w:kern w:val="0"/>
          <w:sz w:val="23"/>
          <w:szCs w:val="23"/>
        </w:rPr>
        <w:t>上图中的活动对象是</w:t>
      </w:r>
      <w:r w:rsidRPr="00D27FDD">
        <w:rPr>
          <w:rFonts w:ascii="Helvetica" w:eastAsia="宋体" w:hAnsi="Helvetica" w:cs="Helvetica"/>
          <w:color w:val="373737"/>
          <w:kern w:val="0"/>
          <w:sz w:val="23"/>
          <w:szCs w:val="23"/>
        </w:rPr>
        <w:t>0</w:t>
      </w:r>
      <w:r w:rsidRPr="00D27FDD">
        <w:rPr>
          <w:rFonts w:ascii="Helvetica" w:eastAsia="宋体" w:hAnsi="Helvetica" w:cs="Helvetica"/>
          <w:color w:val="373737"/>
          <w:kern w:val="0"/>
          <w:sz w:val="23"/>
          <w:szCs w:val="23"/>
        </w:rPr>
        <w:t>号对象（可从数字</w:t>
      </w:r>
      <w:r w:rsidRPr="00D27FDD">
        <w:rPr>
          <w:rFonts w:ascii="Helvetica" w:eastAsia="宋体" w:hAnsi="Helvetica" w:cs="Helvetica"/>
          <w:color w:val="373737"/>
          <w:kern w:val="0"/>
          <w:sz w:val="23"/>
          <w:szCs w:val="23"/>
        </w:rPr>
        <w:t>0</w:t>
      </w:r>
      <w:r w:rsidRPr="00D27FDD">
        <w:rPr>
          <w:rFonts w:ascii="Helvetica" w:eastAsia="宋体" w:hAnsi="Helvetica" w:cs="Helvetica"/>
          <w:color w:val="373737"/>
          <w:kern w:val="0"/>
          <w:sz w:val="23"/>
          <w:szCs w:val="23"/>
        </w:rPr>
        <w:t>前面的小数点看出）。调试器需要在多个调试目标之间进行切换的话，使用</w:t>
      </w:r>
      <w:r w:rsidRPr="00D27FDD">
        <w:rPr>
          <w:rFonts w:ascii="Helvetica" w:eastAsia="宋体" w:hAnsi="Helvetica" w:cs="Helvetica"/>
          <w:color w:val="373737"/>
          <w:kern w:val="0"/>
          <w:sz w:val="23"/>
          <w:szCs w:val="23"/>
        </w:rPr>
        <w:t>“s”</w:t>
      </w:r>
      <w:r w:rsidRPr="00D27FDD">
        <w:rPr>
          <w:rFonts w:ascii="Helvetica" w:eastAsia="宋体" w:hAnsi="Helvetica" w:cs="Helvetica"/>
          <w:color w:val="373737"/>
          <w:kern w:val="0"/>
          <w:sz w:val="23"/>
          <w:szCs w:val="23"/>
        </w:rPr>
        <w:t>参数。如要切换到</w:t>
      </w:r>
      <w:r w:rsidRPr="00D27FDD">
        <w:rPr>
          <w:rFonts w:ascii="Helvetica" w:eastAsia="宋体" w:hAnsi="Helvetica" w:cs="Helvetica"/>
          <w:color w:val="373737"/>
          <w:kern w:val="0"/>
          <w:sz w:val="23"/>
          <w:szCs w:val="23"/>
        </w:rPr>
        <w:t>1</w:t>
      </w:r>
      <w:r w:rsidRPr="00D27FDD">
        <w:rPr>
          <w:rFonts w:ascii="Helvetica" w:eastAsia="宋体" w:hAnsi="Helvetica" w:cs="Helvetica"/>
          <w:color w:val="373737"/>
          <w:kern w:val="0"/>
          <w:sz w:val="23"/>
          <w:szCs w:val="23"/>
        </w:rPr>
        <w:t>号目标可使用下面的命令：</w:t>
      </w:r>
    </w:p>
    <w:p w:rsidR="00D27FDD" w:rsidRPr="00D27FDD" w:rsidRDefault="00D27FDD" w:rsidP="00D27FDD">
      <w:pPr>
        <w:widowControl/>
        <w:numPr>
          <w:ilvl w:val="0"/>
          <w:numId w:val="11"/>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lastRenderedPageBreak/>
        <w:t>||  1  s</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最后一个命令用来查看系统时间。这包括系统当前时间，以及系统正常运行持续时间；用户模式下还会显示当前进程的持续时间。命令格式如下：</w:t>
      </w:r>
    </w:p>
    <w:p w:rsidR="00D27FDD" w:rsidRPr="00D27FDD" w:rsidRDefault="00D27FDD" w:rsidP="00D27FDD">
      <w:pPr>
        <w:widowControl/>
        <w:numPr>
          <w:ilvl w:val="0"/>
          <w:numId w:val="12"/>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.time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0:001&gt; .time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Debug session time: Thu Aug 22 10:11:04.000 2013 (UTC + 8:00)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System Uptime: 14 days 17:26:44.613 // </w:t>
      </w:r>
      <w:r w:rsidRPr="00D27FDD">
        <w:rPr>
          <w:rFonts w:ascii="Courier" w:eastAsia="宋体" w:hAnsi="Courier" w:cs="宋体"/>
          <w:color w:val="373737"/>
          <w:kern w:val="0"/>
          <w:sz w:val="20"/>
          <w:szCs w:val="20"/>
        </w:rPr>
        <w:t>系统运行时间</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Process Uptime: 14 days 17:14:25.000// </w:t>
      </w:r>
      <w:r w:rsidRPr="00D27FDD">
        <w:rPr>
          <w:rFonts w:ascii="Courier" w:eastAsia="宋体" w:hAnsi="Courier" w:cs="宋体"/>
          <w:color w:val="373737"/>
          <w:kern w:val="0"/>
          <w:sz w:val="20"/>
          <w:szCs w:val="20"/>
        </w:rPr>
        <w:t>当前进程运行时间</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Kernel time: 0 days 0:09:02.000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User time: 0 days 0:42:36.000</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1.4 </w:t>
      </w:r>
      <w:r w:rsidRPr="00D27FDD">
        <w:rPr>
          <w:rFonts w:ascii="Helvetica" w:eastAsia="宋体" w:hAnsi="Helvetica" w:cs="Helvetica"/>
          <w:b/>
          <w:bCs/>
          <w:color w:val="000000"/>
          <w:kern w:val="0"/>
          <w:sz w:val="23"/>
          <w:szCs w:val="23"/>
        </w:rPr>
        <w:t>基本设置</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首先看一个清屏命令：</w:t>
      </w:r>
    </w:p>
    <w:p w:rsidR="00D27FDD" w:rsidRPr="00D27FDD" w:rsidRDefault="00D27FDD" w:rsidP="00D27FDD">
      <w:pPr>
        <w:widowControl/>
        <w:numPr>
          <w:ilvl w:val="0"/>
          <w:numId w:val="13"/>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.cls</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当命令窗口中的内容太乱的时候，这个命令帮你快刀斩乱麻。</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下面看一个设置默认数字进制的命令：</w:t>
      </w:r>
    </w:p>
    <w:p w:rsidR="00D27FDD" w:rsidRPr="00D27FDD" w:rsidRDefault="00D27FDD" w:rsidP="00D27FDD">
      <w:pPr>
        <w:widowControl/>
        <w:numPr>
          <w:ilvl w:val="0"/>
          <w:numId w:val="14"/>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n  [8|10|16]</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软件默认是</w:t>
      </w:r>
      <w:r w:rsidRPr="00D27FDD">
        <w:rPr>
          <w:rFonts w:ascii="Helvetica" w:eastAsia="宋体" w:hAnsi="Helvetica" w:cs="Helvetica"/>
          <w:color w:val="373737"/>
          <w:kern w:val="0"/>
          <w:sz w:val="23"/>
          <w:szCs w:val="23"/>
        </w:rPr>
        <w:t>16</w:t>
      </w:r>
      <w:r w:rsidRPr="00D27FDD">
        <w:rPr>
          <w:rFonts w:ascii="Helvetica" w:eastAsia="宋体" w:hAnsi="Helvetica" w:cs="Helvetica"/>
          <w:color w:val="373737"/>
          <w:kern w:val="0"/>
          <w:sz w:val="23"/>
          <w:szCs w:val="23"/>
        </w:rPr>
        <w:t>进制，但有时候我们也需要把默认进制改成八进制或十进制的。下面尝试在八进制下面求数字</w:t>
      </w:r>
      <w:r w:rsidRPr="00D27FDD">
        <w:rPr>
          <w:rFonts w:ascii="Helvetica" w:eastAsia="宋体" w:hAnsi="Helvetica" w:cs="Helvetica"/>
          <w:color w:val="373737"/>
          <w:kern w:val="0"/>
          <w:sz w:val="23"/>
          <w:szCs w:val="23"/>
        </w:rPr>
        <w:t>11</w:t>
      </w:r>
      <w:r w:rsidRPr="00D27FDD">
        <w:rPr>
          <w:rFonts w:ascii="Helvetica" w:eastAsia="宋体" w:hAnsi="Helvetica" w:cs="Helvetica"/>
          <w:color w:val="373737"/>
          <w:kern w:val="0"/>
          <w:sz w:val="23"/>
          <w:szCs w:val="23"/>
        </w:rPr>
        <w:t>的值，如下：</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0:001&gt; n 8</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base is 8</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0:001&gt; ? 11</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Evaluate expression: 9 = 00000000`00000009</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最后再来说一个处理器模式指令。关于处理器模式很值得一说，很重要。处理器模式的设置，反映了</w:t>
      </w: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软件的强大。举例来说，主机为</w:t>
      </w:r>
      <w:r w:rsidRPr="00D27FDD">
        <w:rPr>
          <w:rFonts w:ascii="Helvetica" w:eastAsia="宋体" w:hAnsi="Helvetica" w:cs="Helvetica"/>
          <w:color w:val="373737"/>
          <w:kern w:val="0"/>
          <w:sz w:val="23"/>
          <w:szCs w:val="23"/>
        </w:rPr>
        <w:t>32</w:t>
      </w:r>
      <w:r w:rsidRPr="00D27FDD">
        <w:rPr>
          <w:rFonts w:ascii="Helvetica" w:eastAsia="宋体" w:hAnsi="Helvetica" w:cs="Helvetica"/>
          <w:color w:val="373737"/>
          <w:kern w:val="0"/>
          <w:sz w:val="23"/>
          <w:szCs w:val="23"/>
        </w:rPr>
        <w:t>位的系统，却可以</w:t>
      </w:r>
      <w:r w:rsidRPr="00D27FDD">
        <w:rPr>
          <w:rFonts w:ascii="Helvetica" w:eastAsia="宋体" w:hAnsi="Helvetica" w:cs="Helvetica"/>
          <w:color w:val="373737"/>
          <w:kern w:val="0"/>
          <w:sz w:val="23"/>
          <w:szCs w:val="23"/>
        </w:rPr>
        <w:lastRenderedPageBreak/>
        <w:t>同时调试</w:t>
      </w:r>
      <w:r w:rsidRPr="00D27FDD">
        <w:rPr>
          <w:rFonts w:ascii="Helvetica" w:eastAsia="宋体" w:hAnsi="Helvetica" w:cs="Helvetica"/>
          <w:color w:val="373737"/>
          <w:kern w:val="0"/>
          <w:sz w:val="23"/>
          <w:szCs w:val="23"/>
        </w:rPr>
        <w:t>X86</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IA64</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X64</w:t>
      </w:r>
      <w:r w:rsidRPr="00D27FDD">
        <w:rPr>
          <w:rFonts w:ascii="Helvetica" w:eastAsia="宋体" w:hAnsi="Helvetica" w:cs="Helvetica"/>
          <w:color w:val="373737"/>
          <w:kern w:val="0"/>
          <w:sz w:val="23"/>
          <w:szCs w:val="23"/>
        </w:rPr>
        <w:t>的目标系统</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前提是先将主机的处理器模式设置正确了。可用处理器模式值有：</w:t>
      </w:r>
      <w:r w:rsidRPr="00D27FDD">
        <w:rPr>
          <w:rFonts w:ascii="Helvetica" w:eastAsia="宋体" w:hAnsi="Helvetica" w:cs="Helvetica"/>
          <w:color w:val="373737"/>
          <w:kern w:val="0"/>
          <w:sz w:val="23"/>
          <w:szCs w:val="23"/>
        </w:rPr>
        <w:t>x86</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adm64</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ia64</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ebc</w:t>
      </w:r>
      <w:r w:rsidRPr="00D27FDD">
        <w:rPr>
          <w:rFonts w:ascii="Helvetica" w:eastAsia="宋体" w:hAnsi="Helvetica" w:cs="Helvetica"/>
          <w:color w:val="373737"/>
          <w:kern w:val="0"/>
          <w:sz w:val="23"/>
          <w:szCs w:val="23"/>
        </w:rPr>
        <w:t>。</w:t>
      </w:r>
    </w:p>
    <w:p w:rsidR="00D27FDD" w:rsidRPr="00D27FDD" w:rsidRDefault="00D27FDD" w:rsidP="00D27FDD">
      <w:pPr>
        <w:widowControl/>
        <w:numPr>
          <w:ilvl w:val="0"/>
          <w:numId w:val="1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.effmach  x86</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命令</w:t>
      </w:r>
      <w:r w:rsidRPr="00D27FDD">
        <w:rPr>
          <w:rFonts w:ascii="Helvetica" w:eastAsia="宋体" w:hAnsi="Helvetica" w:cs="Helvetica"/>
          <w:color w:val="373737"/>
          <w:kern w:val="0"/>
          <w:sz w:val="23"/>
          <w:szCs w:val="23"/>
        </w:rPr>
        <w:t>.effmach</w:t>
      </w:r>
      <w:r w:rsidRPr="00D27FDD">
        <w:rPr>
          <w:rFonts w:ascii="Helvetica" w:eastAsia="宋体" w:hAnsi="Helvetica" w:cs="Helvetica"/>
          <w:color w:val="373737"/>
          <w:kern w:val="0"/>
          <w:sz w:val="23"/>
          <w:szCs w:val="23"/>
        </w:rPr>
        <w:t>表示</w:t>
      </w:r>
      <w:r w:rsidRPr="00D27FDD">
        <w:rPr>
          <w:rFonts w:ascii="Helvetica" w:eastAsia="宋体" w:hAnsi="Helvetica" w:cs="Helvetica"/>
          <w:color w:val="373737"/>
          <w:kern w:val="0"/>
          <w:sz w:val="23"/>
          <w:szCs w:val="23"/>
        </w:rPr>
        <w:t>Effective Machine Type</w:t>
      </w:r>
      <w:r w:rsidRPr="00D27FDD">
        <w:rPr>
          <w:rFonts w:ascii="Helvetica" w:eastAsia="宋体" w:hAnsi="Helvetica" w:cs="Helvetica"/>
          <w:color w:val="373737"/>
          <w:kern w:val="0"/>
          <w:sz w:val="23"/>
          <w:szCs w:val="23"/>
        </w:rPr>
        <w:t>，即有效的机器类型。此命令将当前的处理器模式设置为</w:t>
      </w:r>
      <w:r w:rsidRPr="00D27FDD">
        <w:rPr>
          <w:rFonts w:ascii="Helvetica" w:eastAsia="宋体" w:hAnsi="Helvetica" w:cs="Helvetica"/>
          <w:color w:val="373737"/>
          <w:kern w:val="0"/>
          <w:sz w:val="23"/>
          <w:szCs w:val="23"/>
        </w:rPr>
        <w:t>x86</w:t>
      </w:r>
      <w:r w:rsidRPr="00D27FDD">
        <w:rPr>
          <w:rFonts w:ascii="Helvetica" w:eastAsia="宋体" w:hAnsi="Helvetica" w:cs="Helvetica"/>
          <w:color w:val="373737"/>
          <w:kern w:val="0"/>
          <w:sz w:val="23"/>
          <w:szCs w:val="23"/>
        </w:rPr>
        <w:t>模式。</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1.5 </w:t>
      </w:r>
      <w:r w:rsidRPr="00D27FDD">
        <w:rPr>
          <w:rFonts w:ascii="Helvetica" w:eastAsia="宋体" w:hAnsi="Helvetica" w:cs="Helvetica"/>
          <w:b/>
          <w:bCs/>
          <w:color w:val="000000"/>
          <w:kern w:val="0"/>
          <w:sz w:val="23"/>
          <w:szCs w:val="23"/>
        </w:rPr>
        <w:t>格式化显示</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将一个整数以各种格式显示，包括：</w:t>
      </w:r>
      <w:r w:rsidRPr="00D27FDD">
        <w:rPr>
          <w:rFonts w:ascii="Helvetica" w:eastAsia="宋体" w:hAnsi="Helvetica" w:cs="Helvetica"/>
          <w:color w:val="373737"/>
          <w:kern w:val="0"/>
          <w:sz w:val="23"/>
          <w:szCs w:val="23"/>
        </w:rPr>
        <w:t>16</w:t>
      </w:r>
      <w:r w:rsidRPr="00D27FDD">
        <w:rPr>
          <w:rFonts w:ascii="Helvetica" w:eastAsia="宋体" w:hAnsi="Helvetica" w:cs="Helvetica"/>
          <w:color w:val="373737"/>
          <w:kern w:val="0"/>
          <w:sz w:val="23"/>
          <w:szCs w:val="23"/>
        </w:rPr>
        <w:t>进制、</w:t>
      </w:r>
      <w:r w:rsidRPr="00D27FDD">
        <w:rPr>
          <w:rFonts w:ascii="Helvetica" w:eastAsia="宋体" w:hAnsi="Helvetica" w:cs="Helvetica"/>
          <w:color w:val="373737"/>
          <w:kern w:val="0"/>
          <w:sz w:val="23"/>
          <w:szCs w:val="23"/>
        </w:rPr>
        <w:t>10</w:t>
      </w:r>
      <w:r w:rsidRPr="00D27FDD">
        <w:rPr>
          <w:rFonts w:ascii="Helvetica" w:eastAsia="宋体" w:hAnsi="Helvetica" w:cs="Helvetica"/>
          <w:color w:val="373737"/>
          <w:kern w:val="0"/>
          <w:sz w:val="23"/>
          <w:szCs w:val="23"/>
        </w:rPr>
        <w:t>进制、</w:t>
      </w:r>
      <w:r w:rsidRPr="00D27FDD">
        <w:rPr>
          <w:rFonts w:ascii="Helvetica" w:eastAsia="宋体" w:hAnsi="Helvetica" w:cs="Helvetica"/>
          <w:color w:val="373737"/>
          <w:kern w:val="0"/>
          <w:sz w:val="23"/>
          <w:szCs w:val="23"/>
        </w:rPr>
        <w:t>8</w:t>
      </w:r>
      <w:r w:rsidRPr="00D27FDD">
        <w:rPr>
          <w:rFonts w:ascii="Helvetica" w:eastAsia="宋体" w:hAnsi="Helvetica" w:cs="Helvetica"/>
          <w:color w:val="373737"/>
          <w:kern w:val="0"/>
          <w:sz w:val="23"/>
          <w:szCs w:val="23"/>
        </w:rPr>
        <w:t>进制、二进制、字符串、日期、浮点数等。是不是很方便？这个命令是：</w:t>
      </w:r>
    </w:p>
    <w:p w:rsidR="00D27FDD" w:rsidRPr="00D27FDD" w:rsidRDefault="00D27FDD" w:rsidP="00D27FDD">
      <w:pPr>
        <w:widowControl/>
        <w:numPr>
          <w:ilvl w:val="0"/>
          <w:numId w:val="16"/>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.formats  </w:t>
      </w:r>
      <w:r w:rsidRPr="00D27FDD">
        <w:rPr>
          <w:rFonts w:ascii="inherit" w:eastAsia="宋体" w:hAnsi="inherit" w:cs="Helvetica"/>
          <w:color w:val="373737"/>
          <w:kern w:val="0"/>
          <w:sz w:val="23"/>
          <w:szCs w:val="23"/>
        </w:rPr>
        <w:t>整数</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下面以</w:t>
      </w:r>
      <w:r w:rsidRPr="00D27FDD">
        <w:rPr>
          <w:rFonts w:ascii="Helvetica" w:eastAsia="宋体" w:hAnsi="Helvetica" w:cs="Helvetica"/>
          <w:color w:val="373737"/>
          <w:kern w:val="0"/>
          <w:sz w:val="23"/>
          <w:szCs w:val="23"/>
        </w:rPr>
        <w:t>0x123abc</w:t>
      </w:r>
      <w:r w:rsidRPr="00D27FDD">
        <w:rPr>
          <w:rFonts w:ascii="Helvetica" w:eastAsia="宋体" w:hAnsi="Helvetica" w:cs="Helvetica"/>
          <w:color w:val="373737"/>
          <w:kern w:val="0"/>
          <w:sz w:val="23"/>
          <w:szCs w:val="23"/>
        </w:rPr>
        <w:t>为例：</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0:001&gt; .formats 0x123abc</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Evaluate expression: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Hex:     00000000`00123abc</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Decimal: 1194684</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Octal:   0000000000000004435274</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Binary:  00000000 00000000 00000000 00000000 00000000 00010010 00111010 10111100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Chars: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Time:    Thu Jan 15 03:51:24 1970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Float:   low 1.67411e-039 high 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Double:  5.90252e-318</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1.6 </w:t>
      </w:r>
      <w:r w:rsidRPr="00D27FDD">
        <w:rPr>
          <w:rFonts w:ascii="Helvetica" w:eastAsia="宋体" w:hAnsi="Helvetica" w:cs="Helvetica"/>
          <w:b/>
          <w:bCs/>
          <w:color w:val="000000"/>
          <w:kern w:val="0"/>
          <w:sz w:val="23"/>
          <w:szCs w:val="23"/>
        </w:rPr>
        <w:t>开始调试</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现在领大家进入调试阶段。首先看看如何让调试器附载到一个已运行的进程中去？比如</w:t>
      </w:r>
      <w:r w:rsidRPr="00D27FDD">
        <w:rPr>
          <w:rFonts w:ascii="Helvetica" w:eastAsia="宋体" w:hAnsi="Helvetica" w:cs="Helvetica"/>
          <w:color w:val="373737"/>
          <w:kern w:val="0"/>
          <w:sz w:val="23"/>
          <w:szCs w:val="23"/>
        </w:rPr>
        <w:t>IE</w:t>
      </w:r>
      <w:r w:rsidRPr="00D27FDD">
        <w:rPr>
          <w:rFonts w:ascii="Helvetica" w:eastAsia="宋体" w:hAnsi="Helvetica" w:cs="Helvetica"/>
          <w:color w:val="373737"/>
          <w:kern w:val="0"/>
          <w:sz w:val="23"/>
          <w:szCs w:val="23"/>
        </w:rPr>
        <w:t>软件在运行过程中发生了崩溃，打开</w:t>
      </w: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后如何调试呢？第一步就是把</w:t>
      </w: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附载到发生崩溃的</w:t>
      </w:r>
      <w:r w:rsidRPr="00D27FDD">
        <w:rPr>
          <w:rFonts w:ascii="Helvetica" w:eastAsia="宋体" w:hAnsi="Helvetica" w:cs="Helvetica"/>
          <w:color w:val="373737"/>
          <w:kern w:val="0"/>
          <w:sz w:val="23"/>
          <w:szCs w:val="23"/>
        </w:rPr>
        <w:t>IE</w:t>
      </w:r>
      <w:r w:rsidRPr="00D27FDD">
        <w:rPr>
          <w:rFonts w:ascii="Helvetica" w:eastAsia="宋体" w:hAnsi="Helvetica" w:cs="Helvetica"/>
          <w:color w:val="373737"/>
          <w:kern w:val="0"/>
          <w:sz w:val="23"/>
          <w:szCs w:val="23"/>
        </w:rPr>
        <w:t>进程上。使用如下命令格式：</w:t>
      </w:r>
    </w:p>
    <w:p w:rsidR="00D27FDD" w:rsidRPr="00D27FDD" w:rsidRDefault="00D27FDD" w:rsidP="00D27FDD">
      <w:pPr>
        <w:widowControl/>
        <w:numPr>
          <w:ilvl w:val="0"/>
          <w:numId w:val="17"/>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lastRenderedPageBreak/>
        <w:t>.attach  PID</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或者通过</w:t>
      </w: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的启动参数进行挂载：</w:t>
      </w:r>
    </w:p>
    <w:p w:rsidR="00D27FDD" w:rsidRPr="00D27FDD" w:rsidRDefault="00D27FDD" w:rsidP="00D27FDD">
      <w:pPr>
        <w:widowControl/>
        <w:numPr>
          <w:ilvl w:val="0"/>
          <w:numId w:val="18"/>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Windbg –p PID</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上面两个命令中，</w:t>
      </w:r>
      <w:r w:rsidRPr="00D27FDD">
        <w:rPr>
          <w:rFonts w:ascii="Helvetica" w:eastAsia="宋体" w:hAnsi="Helvetica" w:cs="Helvetica"/>
          <w:color w:val="373737"/>
          <w:kern w:val="0"/>
          <w:sz w:val="23"/>
          <w:szCs w:val="23"/>
        </w:rPr>
        <w:t>PID</w:t>
      </w:r>
      <w:r w:rsidRPr="00D27FDD">
        <w:rPr>
          <w:rFonts w:ascii="Helvetica" w:eastAsia="宋体" w:hAnsi="Helvetica" w:cs="Helvetica"/>
          <w:color w:val="373737"/>
          <w:kern w:val="0"/>
          <w:sz w:val="23"/>
          <w:szCs w:val="23"/>
        </w:rPr>
        <w:t>指定了进程</w:t>
      </w:r>
      <w:r w:rsidRPr="00D27FDD">
        <w:rPr>
          <w:rFonts w:ascii="Helvetica" w:eastAsia="宋体" w:hAnsi="Helvetica" w:cs="Helvetica"/>
          <w:color w:val="373737"/>
          <w:kern w:val="0"/>
          <w:sz w:val="23"/>
          <w:szCs w:val="23"/>
        </w:rPr>
        <w:t>ID</w:t>
      </w:r>
      <w:r w:rsidRPr="00D27FDD">
        <w:rPr>
          <w:rFonts w:ascii="Helvetica" w:eastAsia="宋体" w:hAnsi="Helvetica" w:cs="Helvetica"/>
          <w:color w:val="373737"/>
          <w:kern w:val="0"/>
          <w:sz w:val="23"/>
          <w:szCs w:val="23"/>
        </w:rPr>
        <w:t>。如果觉得指定</w:t>
      </w:r>
      <w:r w:rsidRPr="00D27FDD">
        <w:rPr>
          <w:rFonts w:ascii="Helvetica" w:eastAsia="宋体" w:hAnsi="Helvetica" w:cs="Helvetica"/>
          <w:color w:val="373737"/>
          <w:kern w:val="0"/>
          <w:sz w:val="23"/>
          <w:szCs w:val="23"/>
        </w:rPr>
        <w:t>PID</w:t>
      </w:r>
      <w:r w:rsidRPr="00D27FDD">
        <w:rPr>
          <w:rFonts w:ascii="Helvetica" w:eastAsia="宋体" w:hAnsi="Helvetica" w:cs="Helvetica"/>
          <w:color w:val="373737"/>
          <w:kern w:val="0"/>
          <w:sz w:val="23"/>
          <w:szCs w:val="23"/>
        </w:rPr>
        <w:t>不方便，也可以通过进程名进行挂载：</w:t>
      </w:r>
    </w:p>
    <w:p w:rsidR="00D27FDD" w:rsidRPr="00D27FDD" w:rsidRDefault="00D27FDD" w:rsidP="00D27FDD">
      <w:pPr>
        <w:widowControl/>
        <w:numPr>
          <w:ilvl w:val="0"/>
          <w:numId w:val="1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Windbg -pn </w:t>
      </w:r>
      <w:r w:rsidRPr="00D27FDD">
        <w:rPr>
          <w:rFonts w:ascii="inherit" w:eastAsia="宋体" w:hAnsi="inherit" w:cs="Helvetica"/>
          <w:i/>
          <w:iCs/>
          <w:color w:val="373737"/>
          <w:kern w:val="0"/>
          <w:sz w:val="23"/>
          <w:szCs w:val="23"/>
        </w:rPr>
        <w:t>进程名</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比如挂载到记事本就可以这样：</w:t>
      </w:r>
    </w:p>
    <w:p w:rsidR="00D27FDD" w:rsidRPr="00D27FDD" w:rsidRDefault="00D27FDD" w:rsidP="00D27FDD">
      <w:pPr>
        <w:widowControl/>
        <w:shd w:val="clear" w:color="auto" w:fill="FFFFFF"/>
        <w:spacing w:after="390"/>
        <w:jc w:val="left"/>
        <w:textAlignment w:val="baseline"/>
        <w:rPr>
          <w:rFonts w:ascii="inherit" w:eastAsia="宋体" w:hAnsi="inherit" w:cs="宋体"/>
          <w:i/>
          <w:iCs/>
          <w:color w:val="373737"/>
          <w:kern w:val="0"/>
          <w:sz w:val="23"/>
          <w:szCs w:val="23"/>
        </w:rPr>
      </w:pPr>
      <w:r w:rsidRPr="00D27FDD">
        <w:rPr>
          <w:rFonts w:ascii="inherit" w:eastAsia="宋体" w:hAnsi="inherit" w:cs="宋体"/>
          <w:i/>
          <w:iCs/>
          <w:color w:val="373737"/>
          <w:kern w:val="0"/>
          <w:sz w:val="23"/>
          <w:szCs w:val="23"/>
        </w:rPr>
        <w:t>windbg –pn notepad.exe</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上面的命令是把调试器挂载到已经存在的进程上，另外调试器可以创建新进程并对它进行调试，这二者使用了不同的侵入方法。使用下面的命令：</w:t>
      </w:r>
    </w:p>
    <w:p w:rsidR="00D27FDD" w:rsidRPr="00D27FDD" w:rsidRDefault="00D27FDD" w:rsidP="00D27FDD">
      <w:pPr>
        <w:widowControl/>
        <w:numPr>
          <w:ilvl w:val="0"/>
          <w:numId w:val="20"/>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.create </w:t>
      </w:r>
      <w:r w:rsidRPr="00D27FDD">
        <w:rPr>
          <w:rFonts w:ascii="inherit" w:eastAsia="宋体" w:hAnsi="inherit" w:cs="Helvetica"/>
          <w:i/>
          <w:iCs/>
          <w:color w:val="373737"/>
          <w:kern w:val="0"/>
          <w:sz w:val="23"/>
          <w:szCs w:val="23"/>
        </w:rPr>
        <w:t>程序启动命令行</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或者</w:t>
      </w: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启动参数</w:t>
      </w:r>
    </w:p>
    <w:p w:rsidR="00D27FDD" w:rsidRPr="00D27FDD" w:rsidRDefault="00D27FDD" w:rsidP="00D27FDD">
      <w:pPr>
        <w:widowControl/>
        <w:numPr>
          <w:ilvl w:val="0"/>
          <w:numId w:val="21"/>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Windbg </w:t>
      </w:r>
      <w:r w:rsidRPr="00D27FDD">
        <w:rPr>
          <w:rFonts w:ascii="inherit" w:eastAsia="宋体" w:hAnsi="inherit" w:cs="Helvetica"/>
          <w:i/>
          <w:iCs/>
          <w:color w:val="373737"/>
          <w:kern w:val="0"/>
          <w:sz w:val="23"/>
          <w:szCs w:val="23"/>
        </w:rPr>
        <w:t>程序启动命令行</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比如创建并调试一个记事本子进程，可用</w:t>
      </w:r>
      <w:r w:rsidRPr="00D27FDD">
        <w:rPr>
          <w:rFonts w:ascii="Helvetica" w:eastAsia="宋体" w:hAnsi="Helvetica" w:cs="Helvetica"/>
          <w:color w:val="373737"/>
          <w:kern w:val="0"/>
          <w:sz w:val="23"/>
          <w:szCs w:val="23"/>
        </w:rPr>
        <w:t>.create notepad</w:t>
      </w:r>
      <w:r w:rsidRPr="00D27FDD">
        <w:rPr>
          <w:rFonts w:ascii="Helvetica" w:eastAsia="宋体" w:hAnsi="Helvetica" w:cs="Helvetica"/>
          <w:color w:val="373737"/>
          <w:kern w:val="0"/>
          <w:sz w:val="23"/>
          <w:szCs w:val="23"/>
        </w:rPr>
        <w:t>或者</w:t>
      </w:r>
      <w:r w:rsidRPr="00D27FDD">
        <w:rPr>
          <w:rFonts w:ascii="Helvetica" w:eastAsia="宋体" w:hAnsi="Helvetica" w:cs="Helvetica"/>
          <w:color w:val="373737"/>
          <w:kern w:val="0"/>
          <w:sz w:val="23"/>
          <w:szCs w:val="23"/>
        </w:rPr>
        <w:t>windbg notepad</w:t>
      </w:r>
      <w:r w:rsidRPr="00D27FDD">
        <w:rPr>
          <w:rFonts w:ascii="Helvetica" w:eastAsia="宋体" w:hAnsi="Helvetica" w:cs="Helvetica"/>
          <w:color w:val="373737"/>
          <w:kern w:val="0"/>
          <w:sz w:val="23"/>
          <w:szCs w:val="23"/>
        </w:rPr>
        <w:t>命令。也可以打开</w:t>
      </w: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后，在</w:t>
      </w:r>
      <w:r w:rsidRPr="00D27FDD">
        <w:rPr>
          <w:rFonts w:ascii="Helvetica" w:eastAsia="宋体" w:hAnsi="Helvetica" w:cs="Helvetica"/>
          <w:color w:val="373737"/>
          <w:kern w:val="0"/>
          <w:sz w:val="23"/>
          <w:szCs w:val="23"/>
        </w:rPr>
        <w:t>File</w:t>
      </w:r>
      <w:r w:rsidRPr="00D27FDD">
        <w:rPr>
          <w:rFonts w:ascii="Helvetica" w:eastAsia="宋体" w:hAnsi="Helvetica" w:cs="Helvetica"/>
          <w:color w:val="373737"/>
          <w:kern w:val="0"/>
          <w:sz w:val="23"/>
          <w:szCs w:val="23"/>
        </w:rPr>
        <w:t>菜单中选择</w:t>
      </w:r>
      <w:r w:rsidRPr="00D27FDD">
        <w:rPr>
          <w:rFonts w:ascii="Helvetica" w:eastAsia="宋体" w:hAnsi="Helvetica" w:cs="Helvetica"/>
          <w:color w:val="373737"/>
          <w:kern w:val="0"/>
          <w:sz w:val="23"/>
          <w:szCs w:val="23"/>
        </w:rPr>
        <w:t>“Open Executable…”</w:t>
      </w:r>
      <w:r w:rsidRPr="00D27FDD">
        <w:rPr>
          <w:rFonts w:ascii="Helvetica" w:eastAsia="宋体" w:hAnsi="Helvetica" w:cs="Helvetica"/>
          <w:color w:val="373737"/>
          <w:kern w:val="0"/>
          <w:sz w:val="23"/>
          <w:szCs w:val="23"/>
        </w:rPr>
        <w:t>启动</w:t>
      </w:r>
      <w:r w:rsidRPr="00D27FDD">
        <w:rPr>
          <w:rFonts w:ascii="Helvetica" w:eastAsia="宋体" w:hAnsi="Helvetica" w:cs="Helvetica"/>
          <w:color w:val="373737"/>
          <w:kern w:val="0"/>
          <w:sz w:val="23"/>
          <w:szCs w:val="23"/>
        </w:rPr>
        <w:t>Notepad</w:t>
      </w:r>
      <w:r w:rsidRPr="00D27FDD">
        <w:rPr>
          <w:rFonts w:ascii="Helvetica" w:eastAsia="宋体" w:hAnsi="Helvetica" w:cs="Helvetica"/>
          <w:color w:val="373737"/>
          <w:kern w:val="0"/>
          <w:sz w:val="23"/>
          <w:szCs w:val="23"/>
        </w:rPr>
        <w:t>子进程，但这个选项只能被执行一次（之后会灰掉）。</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使用上述命令可将调试器连续附载到多个进程，也就是说，能够同时调试多个进程，这一点看上去很神奇哦。下例中，调试器先创建子程序</w:t>
      </w:r>
      <w:r w:rsidRPr="00D27FDD">
        <w:rPr>
          <w:rFonts w:ascii="Helvetica" w:eastAsia="宋体" w:hAnsi="Helvetica" w:cs="Helvetica"/>
          <w:color w:val="373737"/>
          <w:kern w:val="0"/>
          <w:sz w:val="23"/>
          <w:szCs w:val="23"/>
        </w:rPr>
        <w:t>IOCTL.exe</w:t>
      </w:r>
      <w:r w:rsidRPr="00D27FDD">
        <w:rPr>
          <w:rFonts w:ascii="Helvetica" w:eastAsia="宋体" w:hAnsi="Helvetica" w:cs="Helvetica"/>
          <w:color w:val="373737"/>
          <w:kern w:val="0"/>
          <w:sz w:val="23"/>
          <w:szCs w:val="23"/>
        </w:rPr>
        <w:t>，然后又调用</w:t>
      </w:r>
      <w:r w:rsidRPr="00D27FDD">
        <w:rPr>
          <w:rFonts w:ascii="Helvetica" w:eastAsia="宋体" w:hAnsi="Helvetica" w:cs="Helvetica"/>
          <w:color w:val="373737"/>
          <w:kern w:val="0"/>
          <w:sz w:val="23"/>
          <w:szCs w:val="23"/>
        </w:rPr>
        <w:t>.attach</w:t>
      </w:r>
      <w:r w:rsidRPr="00D27FDD">
        <w:rPr>
          <w:rFonts w:ascii="Helvetica" w:eastAsia="宋体" w:hAnsi="Helvetica" w:cs="Helvetica"/>
          <w:color w:val="373737"/>
          <w:kern w:val="0"/>
          <w:sz w:val="23"/>
          <w:szCs w:val="23"/>
        </w:rPr>
        <w:t>命令附加到记事本进程，使用命令</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列出所有被调试进程。</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读者可能会奇怪，多个进程同时调试怎么兼顾呢？只要有一个切换指令就可以了，这样就能够切换到任意的进程（令其为当前进程）并对之进行调试。比如上图显示</w:t>
      </w:r>
      <w:r w:rsidRPr="00D27FDD">
        <w:rPr>
          <w:rFonts w:ascii="Helvetica" w:eastAsia="宋体" w:hAnsi="Helvetica" w:cs="Helvetica"/>
          <w:color w:val="373737"/>
          <w:kern w:val="0"/>
          <w:sz w:val="23"/>
          <w:szCs w:val="23"/>
        </w:rPr>
        <w:t>1</w:t>
      </w:r>
      <w:r w:rsidRPr="00D27FDD">
        <w:rPr>
          <w:rFonts w:ascii="Helvetica" w:eastAsia="宋体" w:hAnsi="Helvetica" w:cs="Helvetica"/>
          <w:color w:val="373737"/>
          <w:kern w:val="0"/>
          <w:sz w:val="23"/>
          <w:szCs w:val="23"/>
        </w:rPr>
        <w:t>号进程为当前进程（注意</w:t>
      </w:r>
      <w:r w:rsidRPr="00D27FDD">
        <w:rPr>
          <w:rFonts w:ascii="Helvetica" w:eastAsia="宋体" w:hAnsi="Helvetica" w:cs="Helvetica"/>
          <w:color w:val="373737"/>
          <w:kern w:val="0"/>
          <w:sz w:val="23"/>
          <w:szCs w:val="23"/>
        </w:rPr>
        <w:t>1</w:t>
      </w:r>
      <w:r w:rsidRPr="00D27FDD">
        <w:rPr>
          <w:rFonts w:ascii="Helvetica" w:eastAsia="宋体" w:hAnsi="Helvetica" w:cs="Helvetica"/>
          <w:color w:val="373737"/>
          <w:kern w:val="0"/>
          <w:sz w:val="23"/>
          <w:szCs w:val="23"/>
        </w:rPr>
        <w:t>前面的小点），如何将当前进程切换到</w:t>
      </w:r>
      <w:r w:rsidRPr="00D27FDD">
        <w:rPr>
          <w:rFonts w:ascii="Helvetica" w:eastAsia="宋体" w:hAnsi="Helvetica" w:cs="Helvetica"/>
          <w:color w:val="373737"/>
          <w:kern w:val="0"/>
          <w:sz w:val="23"/>
          <w:szCs w:val="23"/>
        </w:rPr>
        <w:t>0</w:t>
      </w:r>
      <w:r w:rsidRPr="00D27FDD">
        <w:rPr>
          <w:rFonts w:ascii="Helvetica" w:eastAsia="宋体" w:hAnsi="Helvetica" w:cs="Helvetica"/>
          <w:color w:val="373737"/>
          <w:kern w:val="0"/>
          <w:sz w:val="23"/>
          <w:szCs w:val="23"/>
        </w:rPr>
        <w:t>号进程呢？可以使用进程列表命令</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轻松切换，比如：</w:t>
      </w:r>
    </w:p>
    <w:p w:rsidR="00D27FDD" w:rsidRPr="00D27FDD" w:rsidRDefault="00D27FDD" w:rsidP="00D27FDD">
      <w:pPr>
        <w:widowControl/>
        <w:numPr>
          <w:ilvl w:val="0"/>
          <w:numId w:val="22"/>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0  s</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此命令把当前调试环境切换到</w:t>
      </w:r>
      <w:r w:rsidRPr="00D27FDD">
        <w:rPr>
          <w:rFonts w:ascii="Helvetica" w:eastAsia="宋体" w:hAnsi="Helvetica" w:cs="Helvetica"/>
          <w:color w:val="373737"/>
          <w:kern w:val="0"/>
          <w:sz w:val="23"/>
          <w:szCs w:val="23"/>
        </w:rPr>
        <w:t>0</w:t>
      </w:r>
      <w:r w:rsidRPr="00D27FDD">
        <w:rPr>
          <w:rFonts w:ascii="Helvetica" w:eastAsia="宋体" w:hAnsi="Helvetica" w:cs="Helvetica"/>
          <w:color w:val="373737"/>
          <w:kern w:val="0"/>
          <w:sz w:val="23"/>
          <w:szCs w:val="23"/>
        </w:rPr>
        <w:t>号</w:t>
      </w:r>
      <w:r w:rsidRPr="00D27FDD">
        <w:rPr>
          <w:rFonts w:ascii="Helvetica" w:eastAsia="宋体" w:hAnsi="Helvetica" w:cs="Helvetica"/>
          <w:color w:val="373737"/>
          <w:kern w:val="0"/>
          <w:sz w:val="23"/>
          <w:szCs w:val="23"/>
        </w:rPr>
        <w:t>IOCTL.exe</w:t>
      </w:r>
      <w:r w:rsidRPr="00D27FDD">
        <w:rPr>
          <w:rFonts w:ascii="Helvetica" w:eastAsia="宋体" w:hAnsi="Helvetica" w:cs="Helvetica"/>
          <w:color w:val="373737"/>
          <w:kern w:val="0"/>
          <w:sz w:val="23"/>
          <w:szCs w:val="23"/>
        </w:rPr>
        <w:t>进程。另外需注意的是，多个用户进程调试目标都处于同一个调试会话中，使用</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命令会看到，它们属于同一个</w:t>
      </w:r>
      <w:r w:rsidRPr="00D27FDD">
        <w:rPr>
          <w:rFonts w:ascii="Helvetica" w:eastAsia="宋体" w:hAnsi="Helvetica" w:cs="Helvetica"/>
          <w:color w:val="373737"/>
          <w:kern w:val="0"/>
          <w:sz w:val="23"/>
          <w:szCs w:val="23"/>
        </w:rPr>
        <w:t xml:space="preserve"> “Live user mode”</w:t>
      </w:r>
      <w:r w:rsidRPr="00D27FDD">
        <w:rPr>
          <w:rFonts w:ascii="Helvetica" w:eastAsia="宋体" w:hAnsi="Helvetica" w:cs="Helvetica"/>
          <w:color w:val="373737"/>
          <w:kern w:val="0"/>
          <w:sz w:val="23"/>
          <w:szCs w:val="23"/>
        </w:rPr>
        <w:t>调试会话。</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下面看</w:t>
      </w:r>
      <w:r w:rsidRPr="00D27FDD">
        <w:rPr>
          <w:rFonts w:ascii="Helvetica" w:eastAsia="宋体" w:hAnsi="Helvetica" w:cs="Helvetica"/>
          <w:color w:val="373737"/>
          <w:kern w:val="0"/>
          <w:sz w:val="23"/>
          <w:szCs w:val="23"/>
        </w:rPr>
        <w:t>dump</w:t>
      </w:r>
      <w:r w:rsidRPr="00D27FDD">
        <w:rPr>
          <w:rFonts w:ascii="Helvetica" w:eastAsia="宋体" w:hAnsi="Helvetica" w:cs="Helvetica"/>
          <w:color w:val="373737"/>
          <w:kern w:val="0"/>
          <w:sz w:val="23"/>
          <w:szCs w:val="23"/>
        </w:rPr>
        <w:t>文件调试，使用命令：</w:t>
      </w:r>
    </w:p>
    <w:p w:rsidR="00D27FDD" w:rsidRPr="00D27FDD" w:rsidRDefault="00D27FDD" w:rsidP="00D27FDD">
      <w:pPr>
        <w:widowControl/>
        <w:numPr>
          <w:ilvl w:val="0"/>
          <w:numId w:val="23"/>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.opendump  </w:t>
      </w:r>
      <w:r w:rsidRPr="00D27FDD">
        <w:rPr>
          <w:rFonts w:ascii="inherit" w:eastAsia="宋体" w:hAnsi="inherit" w:cs="Helvetica"/>
          <w:i/>
          <w:iCs/>
          <w:color w:val="373737"/>
          <w:kern w:val="0"/>
          <w:sz w:val="23"/>
          <w:szCs w:val="23"/>
        </w:rPr>
        <w:t>文件名</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此命令打开一个</w:t>
      </w:r>
      <w:r w:rsidRPr="00D27FDD">
        <w:rPr>
          <w:rFonts w:ascii="Helvetica" w:eastAsia="宋体" w:hAnsi="Helvetica" w:cs="Helvetica"/>
          <w:color w:val="373737"/>
          <w:kern w:val="0"/>
          <w:sz w:val="23"/>
          <w:szCs w:val="23"/>
        </w:rPr>
        <w:t>dump</w:t>
      </w:r>
      <w:r w:rsidRPr="00D27FDD">
        <w:rPr>
          <w:rFonts w:ascii="Helvetica" w:eastAsia="宋体" w:hAnsi="Helvetica" w:cs="Helvetica"/>
          <w:color w:val="373737"/>
          <w:kern w:val="0"/>
          <w:sz w:val="23"/>
          <w:szCs w:val="23"/>
        </w:rPr>
        <w:t>文件，并建立一个</w:t>
      </w:r>
      <w:r w:rsidRPr="00D27FDD">
        <w:rPr>
          <w:rFonts w:ascii="Helvetica" w:eastAsia="宋体" w:hAnsi="Helvetica" w:cs="Helvetica"/>
          <w:color w:val="373737"/>
          <w:kern w:val="0"/>
          <w:sz w:val="23"/>
          <w:szCs w:val="23"/>
        </w:rPr>
        <w:t>DUMP</w:t>
      </w:r>
      <w:r w:rsidRPr="00D27FDD">
        <w:rPr>
          <w:rFonts w:ascii="Helvetica" w:eastAsia="宋体" w:hAnsi="Helvetica" w:cs="Helvetica"/>
          <w:color w:val="373737"/>
          <w:kern w:val="0"/>
          <w:sz w:val="23"/>
          <w:szCs w:val="23"/>
        </w:rPr>
        <w:t>调试会话。如何手动创建一个</w:t>
      </w:r>
      <w:r w:rsidRPr="00D27FDD">
        <w:rPr>
          <w:rFonts w:ascii="Helvetica" w:eastAsia="宋体" w:hAnsi="Helvetica" w:cs="Helvetica"/>
          <w:color w:val="373737"/>
          <w:kern w:val="0"/>
          <w:sz w:val="23"/>
          <w:szCs w:val="23"/>
        </w:rPr>
        <w:t>dump</w:t>
      </w:r>
      <w:r w:rsidRPr="00D27FDD">
        <w:rPr>
          <w:rFonts w:ascii="Helvetica" w:eastAsia="宋体" w:hAnsi="Helvetica" w:cs="Helvetica"/>
          <w:color w:val="373737"/>
          <w:kern w:val="0"/>
          <w:sz w:val="23"/>
          <w:szCs w:val="23"/>
        </w:rPr>
        <w:t>文件呢？比如在调试过程中，遇到了无法解决的问题，希望获得异地帮助，</w:t>
      </w:r>
      <w:r w:rsidRPr="00D27FDD">
        <w:rPr>
          <w:rFonts w:ascii="Helvetica" w:eastAsia="宋体" w:hAnsi="Helvetica" w:cs="Helvetica"/>
          <w:color w:val="373737"/>
          <w:kern w:val="0"/>
          <w:sz w:val="23"/>
          <w:szCs w:val="23"/>
        </w:rPr>
        <w:lastRenderedPageBreak/>
        <w:t>则把当前调试环境保存到</w:t>
      </w:r>
      <w:r w:rsidRPr="00D27FDD">
        <w:rPr>
          <w:rFonts w:ascii="Helvetica" w:eastAsia="宋体" w:hAnsi="Helvetica" w:cs="Helvetica"/>
          <w:color w:val="373737"/>
          <w:kern w:val="0"/>
          <w:sz w:val="23"/>
          <w:szCs w:val="23"/>
        </w:rPr>
        <w:t>Dump</w:t>
      </w:r>
      <w:r w:rsidRPr="00D27FDD">
        <w:rPr>
          <w:rFonts w:ascii="Helvetica" w:eastAsia="宋体" w:hAnsi="Helvetica" w:cs="Helvetica"/>
          <w:color w:val="373737"/>
          <w:kern w:val="0"/>
          <w:sz w:val="23"/>
          <w:szCs w:val="23"/>
        </w:rPr>
        <w:t>文件中发送给能提供帮助的人，不失为一种好办法。</w:t>
      </w:r>
    </w:p>
    <w:p w:rsidR="00D27FDD" w:rsidRPr="00D27FDD" w:rsidRDefault="00D27FDD" w:rsidP="00D27FDD">
      <w:pPr>
        <w:widowControl/>
        <w:numPr>
          <w:ilvl w:val="0"/>
          <w:numId w:val="24"/>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.dump  </w:t>
      </w:r>
      <w:r w:rsidRPr="00D27FDD">
        <w:rPr>
          <w:rFonts w:ascii="inherit" w:eastAsia="宋体" w:hAnsi="inherit" w:cs="Helvetica"/>
          <w:i/>
          <w:iCs/>
          <w:color w:val="373737"/>
          <w:kern w:val="0"/>
          <w:sz w:val="23"/>
          <w:szCs w:val="23"/>
        </w:rPr>
        <w:t>文件名</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Dump</w:t>
      </w:r>
      <w:r w:rsidRPr="00D27FDD">
        <w:rPr>
          <w:rFonts w:ascii="Helvetica" w:eastAsia="宋体" w:hAnsi="Helvetica" w:cs="Helvetica"/>
          <w:color w:val="373737"/>
          <w:kern w:val="0"/>
          <w:sz w:val="23"/>
          <w:szCs w:val="23"/>
        </w:rPr>
        <w:t>文件一般以</w:t>
      </w:r>
      <w:r w:rsidRPr="00D27FDD">
        <w:rPr>
          <w:rFonts w:ascii="Helvetica" w:eastAsia="宋体" w:hAnsi="Helvetica" w:cs="Helvetica"/>
          <w:color w:val="373737"/>
          <w:kern w:val="0"/>
          <w:sz w:val="23"/>
          <w:szCs w:val="23"/>
        </w:rPr>
        <w:t>.dmp</w:t>
      </w:r>
      <w:r w:rsidRPr="00D27FDD">
        <w:rPr>
          <w:rFonts w:ascii="Helvetica" w:eastAsia="宋体" w:hAnsi="Helvetica" w:cs="Helvetica"/>
          <w:color w:val="373737"/>
          <w:kern w:val="0"/>
          <w:sz w:val="23"/>
          <w:szCs w:val="23"/>
        </w:rPr>
        <w:t>为后缀，系统生成的</w:t>
      </w:r>
      <w:r w:rsidRPr="00D27FDD">
        <w:rPr>
          <w:rFonts w:ascii="Helvetica" w:eastAsia="宋体" w:hAnsi="Helvetica" w:cs="Helvetica"/>
          <w:color w:val="373737"/>
          <w:kern w:val="0"/>
          <w:sz w:val="23"/>
          <w:szCs w:val="23"/>
        </w:rPr>
        <w:t>Dump</w:t>
      </w:r>
      <w:r w:rsidRPr="00D27FDD">
        <w:rPr>
          <w:rFonts w:ascii="Helvetica" w:eastAsia="宋体" w:hAnsi="Helvetica" w:cs="Helvetica"/>
          <w:color w:val="373737"/>
          <w:kern w:val="0"/>
          <w:sz w:val="23"/>
          <w:szCs w:val="23"/>
        </w:rPr>
        <w:t>文件都默认以</w:t>
      </w:r>
      <w:r w:rsidRPr="00D27FDD">
        <w:rPr>
          <w:rFonts w:ascii="Helvetica" w:eastAsia="宋体" w:hAnsi="Helvetica" w:cs="Helvetica"/>
          <w:color w:val="373737"/>
          <w:kern w:val="0"/>
          <w:sz w:val="23"/>
          <w:szCs w:val="23"/>
        </w:rPr>
        <w:t>.dmp</w:t>
      </w:r>
      <w:r w:rsidRPr="00D27FDD">
        <w:rPr>
          <w:rFonts w:ascii="Helvetica" w:eastAsia="宋体" w:hAnsi="Helvetica" w:cs="Helvetica"/>
          <w:color w:val="373737"/>
          <w:kern w:val="0"/>
          <w:sz w:val="23"/>
          <w:szCs w:val="23"/>
        </w:rPr>
        <w:t>为后缀的，但使用</w:t>
      </w:r>
      <w:r w:rsidRPr="00D27FDD">
        <w:rPr>
          <w:rFonts w:ascii="Helvetica" w:eastAsia="宋体" w:hAnsi="Helvetica" w:cs="Helvetica"/>
          <w:color w:val="373737"/>
          <w:kern w:val="0"/>
          <w:sz w:val="23"/>
          <w:szCs w:val="23"/>
        </w:rPr>
        <w:t>.dump</w:t>
      </w:r>
      <w:r w:rsidRPr="00D27FDD">
        <w:rPr>
          <w:rFonts w:ascii="Helvetica" w:eastAsia="宋体" w:hAnsi="Helvetica" w:cs="Helvetica"/>
          <w:color w:val="373737"/>
          <w:kern w:val="0"/>
          <w:sz w:val="23"/>
          <w:szCs w:val="23"/>
        </w:rPr>
        <w:t>命令时，使用者可以设置任意后缀，甚至无后缀。下例中，首先为当前进程生成一个</w:t>
      </w:r>
      <w:r w:rsidRPr="00D27FDD">
        <w:rPr>
          <w:rFonts w:ascii="Helvetica" w:eastAsia="宋体" w:hAnsi="Helvetica" w:cs="Helvetica"/>
          <w:color w:val="373737"/>
          <w:kern w:val="0"/>
          <w:sz w:val="23"/>
          <w:szCs w:val="23"/>
        </w:rPr>
        <w:t>dump</w:t>
      </w:r>
      <w:r w:rsidRPr="00D27FDD">
        <w:rPr>
          <w:rFonts w:ascii="Helvetica" w:eastAsia="宋体" w:hAnsi="Helvetica" w:cs="Helvetica"/>
          <w:color w:val="373737"/>
          <w:kern w:val="0"/>
          <w:sz w:val="23"/>
          <w:szCs w:val="23"/>
        </w:rPr>
        <w:t>文件保存到</w:t>
      </w:r>
      <w:r w:rsidRPr="00D27FDD">
        <w:rPr>
          <w:rFonts w:ascii="Helvetica" w:eastAsia="宋体" w:hAnsi="Helvetica" w:cs="Helvetica"/>
          <w:color w:val="373737"/>
          <w:kern w:val="0"/>
          <w:sz w:val="23"/>
          <w:szCs w:val="23"/>
        </w:rPr>
        <w:t>a.txt</w:t>
      </w:r>
      <w:r w:rsidRPr="00D27FDD">
        <w:rPr>
          <w:rFonts w:ascii="Helvetica" w:eastAsia="宋体" w:hAnsi="Helvetica" w:cs="Helvetica"/>
          <w:color w:val="373737"/>
          <w:kern w:val="0"/>
          <w:sz w:val="23"/>
          <w:szCs w:val="23"/>
        </w:rPr>
        <w:t>中（即后缀名为</w:t>
      </w:r>
      <w:r w:rsidRPr="00D27FDD">
        <w:rPr>
          <w:rFonts w:ascii="Helvetica" w:eastAsia="宋体" w:hAnsi="Helvetica" w:cs="Helvetica"/>
          <w:color w:val="373737"/>
          <w:kern w:val="0"/>
          <w:sz w:val="23"/>
          <w:szCs w:val="23"/>
        </w:rPr>
        <w:t>.txt</w:t>
      </w:r>
      <w:r w:rsidRPr="00D27FDD">
        <w:rPr>
          <w:rFonts w:ascii="Helvetica" w:eastAsia="宋体" w:hAnsi="Helvetica" w:cs="Helvetica"/>
          <w:color w:val="373737"/>
          <w:kern w:val="0"/>
          <w:sz w:val="23"/>
          <w:szCs w:val="23"/>
        </w:rPr>
        <w:t>），然后将之打开并分析：</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0:001&gt; .dump a.txt</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Creating a.txt - mini user dump</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Dump successfully written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0:001&gt; .opendump a.txt</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Loading Dump File [C:\Program Files (x86)\Windows Kits\8.0\Debuggers\a.txt]</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User Mini Dump File: Only registers, stack and portions of memory are available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Opened 'a.txt' // </w:t>
      </w:r>
      <w:r w:rsidRPr="00D27FDD">
        <w:rPr>
          <w:rFonts w:ascii="Courier" w:eastAsia="宋体" w:hAnsi="Courier" w:cs="宋体"/>
          <w:color w:val="373737"/>
          <w:kern w:val="0"/>
          <w:sz w:val="20"/>
          <w:szCs w:val="20"/>
        </w:rPr>
        <w:t>打开成功</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上文讲到进程挂载命令，当需要解除挂载时，可使用解挂命令，如下：</w:t>
      </w:r>
    </w:p>
    <w:p w:rsidR="00D27FDD" w:rsidRPr="00D27FDD" w:rsidRDefault="00D27FDD" w:rsidP="00D27FDD">
      <w:pPr>
        <w:widowControl/>
        <w:numPr>
          <w:ilvl w:val="0"/>
          <w:numId w:val="2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.detach</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此命令结束当前调试会话，</w:t>
      </w:r>
      <w:r w:rsidRPr="00D27FDD">
        <w:rPr>
          <w:rFonts w:ascii="Helvetica" w:eastAsia="宋体" w:hAnsi="Helvetica" w:cs="Helvetica"/>
          <w:color w:val="373737"/>
          <w:kern w:val="0"/>
          <w:sz w:val="23"/>
          <w:szCs w:val="23"/>
        </w:rPr>
        <w:t xml:space="preserve"> Windbg</w:t>
      </w:r>
      <w:r w:rsidRPr="00D27FDD">
        <w:rPr>
          <w:rFonts w:ascii="Helvetica" w:eastAsia="宋体" w:hAnsi="Helvetica" w:cs="Helvetica"/>
          <w:color w:val="373737"/>
          <w:kern w:val="0"/>
          <w:sz w:val="23"/>
          <w:szCs w:val="23"/>
        </w:rPr>
        <w:t>解除和被调试进程之间的调试关系（不管是通过挂载，还是通过创建方式建立的调试关系），解挂后，被调试进程能够独立运行；如果当前的调试会话是一个</w:t>
      </w:r>
      <w:r w:rsidRPr="00D27FDD">
        <w:rPr>
          <w:rFonts w:ascii="Helvetica" w:eastAsia="宋体" w:hAnsi="Helvetica" w:cs="Helvetica"/>
          <w:color w:val="373737"/>
          <w:kern w:val="0"/>
          <w:sz w:val="23"/>
          <w:szCs w:val="23"/>
        </w:rPr>
        <w:t>Dump</w:t>
      </w:r>
      <w:r w:rsidRPr="00D27FDD">
        <w:rPr>
          <w:rFonts w:ascii="Helvetica" w:eastAsia="宋体" w:hAnsi="Helvetica" w:cs="Helvetica"/>
          <w:color w:val="373737"/>
          <w:kern w:val="0"/>
          <w:sz w:val="23"/>
          <w:szCs w:val="23"/>
        </w:rPr>
        <w:t>文件，此命令直接结束对</w:t>
      </w:r>
      <w:r w:rsidRPr="00D27FDD">
        <w:rPr>
          <w:rFonts w:ascii="Helvetica" w:eastAsia="宋体" w:hAnsi="Helvetica" w:cs="Helvetica"/>
          <w:color w:val="373737"/>
          <w:kern w:val="0"/>
          <w:sz w:val="23"/>
          <w:szCs w:val="23"/>
        </w:rPr>
        <w:t>dump</w:t>
      </w:r>
      <w:r w:rsidRPr="00D27FDD">
        <w:rPr>
          <w:rFonts w:ascii="Helvetica" w:eastAsia="宋体" w:hAnsi="Helvetica" w:cs="Helvetica"/>
          <w:color w:val="373737"/>
          <w:kern w:val="0"/>
          <w:sz w:val="23"/>
          <w:szCs w:val="23"/>
        </w:rPr>
        <w:t>文件的调试，即结束调试会话。</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如果需要彻底结束调试，下面的命令更有用：</w:t>
      </w:r>
    </w:p>
    <w:p w:rsidR="00D27FDD" w:rsidRPr="00D27FDD" w:rsidRDefault="00D27FDD" w:rsidP="00D27FDD">
      <w:pPr>
        <w:widowControl/>
        <w:numPr>
          <w:ilvl w:val="0"/>
          <w:numId w:val="26"/>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q | qq | qd</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q</w:t>
      </w:r>
      <w:r w:rsidRPr="00D27FDD">
        <w:rPr>
          <w:rFonts w:ascii="Helvetica" w:eastAsia="宋体" w:hAnsi="Helvetica" w:cs="Helvetica"/>
          <w:color w:val="373737"/>
          <w:kern w:val="0"/>
          <w:sz w:val="23"/>
          <w:szCs w:val="23"/>
        </w:rPr>
        <w:t>是</w:t>
      </w:r>
      <w:r w:rsidRPr="00D27FDD">
        <w:rPr>
          <w:rFonts w:ascii="Helvetica" w:eastAsia="宋体" w:hAnsi="Helvetica" w:cs="Helvetica"/>
          <w:color w:val="373737"/>
          <w:kern w:val="0"/>
          <w:sz w:val="23"/>
          <w:szCs w:val="23"/>
        </w:rPr>
        <w:t>Quit</w:t>
      </w:r>
      <w:r w:rsidRPr="00D27FDD">
        <w:rPr>
          <w:rFonts w:ascii="Helvetica" w:eastAsia="宋体" w:hAnsi="Helvetica" w:cs="Helvetica"/>
          <w:color w:val="373737"/>
          <w:kern w:val="0"/>
          <w:sz w:val="23"/>
          <w:szCs w:val="23"/>
        </w:rPr>
        <w:t>的缩写。结束当前调试会话，并返回到最简单的工作空间，甚至把命令行界面也关闭掉。</w:t>
      </w:r>
      <w:r w:rsidRPr="00D27FDD">
        <w:rPr>
          <w:rFonts w:ascii="Helvetica" w:eastAsia="宋体" w:hAnsi="Helvetica" w:cs="Helvetica"/>
          <w:color w:val="373737"/>
          <w:kern w:val="0"/>
          <w:sz w:val="23"/>
          <w:szCs w:val="23"/>
        </w:rPr>
        <w:t>q</w:t>
      </w:r>
      <w:r w:rsidRPr="00D27FDD">
        <w:rPr>
          <w:rFonts w:ascii="Helvetica" w:eastAsia="宋体" w:hAnsi="Helvetica" w:cs="Helvetica"/>
          <w:color w:val="373737"/>
          <w:kern w:val="0"/>
          <w:sz w:val="23"/>
          <w:szCs w:val="23"/>
        </w:rPr>
        <w:t>和</w:t>
      </w:r>
      <w:r w:rsidRPr="00D27FDD">
        <w:rPr>
          <w:rFonts w:ascii="Helvetica" w:eastAsia="宋体" w:hAnsi="Helvetica" w:cs="Helvetica"/>
          <w:color w:val="373737"/>
          <w:kern w:val="0"/>
          <w:sz w:val="23"/>
          <w:szCs w:val="23"/>
        </w:rPr>
        <w:t>qq</w:t>
      </w:r>
      <w:r w:rsidRPr="00D27FDD">
        <w:rPr>
          <w:rFonts w:ascii="Helvetica" w:eastAsia="宋体" w:hAnsi="Helvetica" w:cs="Helvetica"/>
          <w:color w:val="373737"/>
          <w:kern w:val="0"/>
          <w:sz w:val="23"/>
          <w:szCs w:val="23"/>
        </w:rPr>
        <w:t>两个命令将结束（</w:t>
      </w:r>
      <w:r w:rsidRPr="00D27FDD">
        <w:rPr>
          <w:rFonts w:ascii="Helvetica" w:eastAsia="宋体" w:hAnsi="Helvetica" w:cs="Helvetica"/>
          <w:color w:val="373737"/>
          <w:kern w:val="0"/>
          <w:sz w:val="23"/>
          <w:szCs w:val="23"/>
        </w:rPr>
        <w:t>close</w:t>
      </w:r>
      <w:r w:rsidRPr="00D27FDD">
        <w:rPr>
          <w:rFonts w:ascii="Helvetica" w:eastAsia="宋体" w:hAnsi="Helvetica" w:cs="Helvetica"/>
          <w:color w:val="373737"/>
          <w:kern w:val="0"/>
          <w:sz w:val="23"/>
          <w:szCs w:val="23"/>
        </w:rPr>
        <w:t>）被调试的进程，</w:t>
      </w:r>
      <w:r w:rsidRPr="00D27FDD">
        <w:rPr>
          <w:rFonts w:ascii="Helvetica" w:eastAsia="宋体" w:hAnsi="Helvetica" w:cs="Helvetica"/>
          <w:color w:val="373737"/>
          <w:kern w:val="0"/>
          <w:sz w:val="23"/>
          <w:szCs w:val="23"/>
        </w:rPr>
        <w:t>qd</w:t>
      </w:r>
      <w:r w:rsidRPr="00D27FDD">
        <w:rPr>
          <w:rFonts w:ascii="Helvetica" w:eastAsia="宋体" w:hAnsi="Helvetica" w:cs="Helvetica"/>
          <w:color w:val="373737"/>
          <w:kern w:val="0"/>
          <w:sz w:val="23"/>
          <w:szCs w:val="23"/>
        </w:rPr>
        <w:t>不会关闭调试进程，而是进行解挂操作。</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lastRenderedPageBreak/>
        <w:t>双机调试的时候，如果你感觉调试已经陷入僵局，比如目标机</w:t>
      </w:r>
      <w:r w:rsidRPr="00D27FDD">
        <w:rPr>
          <w:rFonts w:ascii="Helvetica" w:eastAsia="宋体" w:hAnsi="Helvetica" w:cs="Helvetica"/>
          <w:color w:val="373737"/>
          <w:kern w:val="0"/>
          <w:sz w:val="23"/>
          <w:szCs w:val="23"/>
        </w:rPr>
        <w:t>Hang</w:t>
      </w:r>
      <w:r w:rsidRPr="00D27FDD">
        <w:rPr>
          <w:rFonts w:ascii="Helvetica" w:eastAsia="宋体" w:hAnsi="Helvetica" w:cs="Helvetica"/>
          <w:color w:val="373737"/>
          <w:kern w:val="0"/>
          <w:sz w:val="23"/>
          <w:szCs w:val="23"/>
        </w:rPr>
        <w:t>住了动都动不了，此时通过主机让目标机强制宕机或重启，不失为一个好主意。</w:t>
      </w:r>
    </w:p>
    <w:p w:rsidR="00D27FDD" w:rsidRPr="00D27FDD" w:rsidRDefault="00D27FDD" w:rsidP="00D27FDD">
      <w:pPr>
        <w:widowControl/>
        <w:numPr>
          <w:ilvl w:val="0"/>
          <w:numId w:val="27"/>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.crash</w:t>
      </w:r>
    </w:p>
    <w:p w:rsidR="00D27FDD" w:rsidRPr="00D27FDD" w:rsidRDefault="00D27FDD" w:rsidP="00D27FDD">
      <w:pPr>
        <w:widowControl/>
        <w:numPr>
          <w:ilvl w:val="0"/>
          <w:numId w:val="27"/>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.reboot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crash</w:t>
      </w:r>
      <w:r w:rsidRPr="00D27FDD">
        <w:rPr>
          <w:rFonts w:ascii="Helvetica" w:eastAsia="宋体" w:hAnsi="Helvetica" w:cs="Helvetica"/>
          <w:color w:val="373737"/>
          <w:kern w:val="0"/>
          <w:sz w:val="23"/>
          <w:szCs w:val="23"/>
        </w:rPr>
        <w:t>命令能引发一个系统蓝屏，并生成</w:t>
      </w:r>
      <w:r w:rsidRPr="00D27FDD">
        <w:rPr>
          <w:rFonts w:ascii="Helvetica" w:eastAsia="宋体" w:hAnsi="Helvetica" w:cs="Helvetica"/>
          <w:color w:val="373737"/>
          <w:kern w:val="0"/>
          <w:sz w:val="23"/>
          <w:szCs w:val="23"/>
        </w:rPr>
        <w:t>dump</w:t>
      </w:r>
      <w:r w:rsidRPr="00D27FDD">
        <w:rPr>
          <w:rFonts w:ascii="Helvetica" w:eastAsia="宋体" w:hAnsi="Helvetica" w:cs="Helvetica"/>
          <w:color w:val="373737"/>
          <w:kern w:val="0"/>
          <w:sz w:val="23"/>
          <w:szCs w:val="23"/>
        </w:rPr>
        <w:t>文件；而</w:t>
      </w:r>
      <w:r w:rsidRPr="00D27FDD">
        <w:rPr>
          <w:rFonts w:ascii="Helvetica" w:eastAsia="宋体" w:hAnsi="Helvetica" w:cs="Helvetica"/>
          <w:color w:val="373737"/>
          <w:kern w:val="0"/>
          <w:sz w:val="23"/>
          <w:szCs w:val="23"/>
        </w:rPr>
        <w:t>.reboot</w:t>
      </w:r>
      <w:r w:rsidRPr="00D27FDD">
        <w:rPr>
          <w:rFonts w:ascii="Helvetica" w:eastAsia="宋体" w:hAnsi="Helvetica" w:cs="Helvetica"/>
          <w:color w:val="373737"/>
          <w:kern w:val="0"/>
          <w:sz w:val="23"/>
          <w:szCs w:val="23"/>
        </w:rPr>
        <w:t>使系统重启，不产生</w:t>
      </w:r>
      <w:r w:rsidRPr="00D27FDD">
        <w:rPr>
          <w:rFonts w:ascii="Helvetica" w:eastAsia="宋体" w:hAnsi="Helvetica" w:cs="Helvetica"/>
          <w:color w:val="373737"/>
          <w:kern w:val="0"/>
          <w:sz w:val="23"/>
          <w:szCs w:val="23"/>
        </w:rPr>
        <w:t>dump</w:t>
      </w:r>
      <w:r w:rsidRPr="00D27FDD">
        <w:rPr>
          <w:rFonts w:ascii="Helvetica" w:eastAsia="宋体" w:hAnsi="Helvetica" w:cs="Helvetica"/>
          <w:color w:val="373737"/>
          <w:kern w:val="0"/>
          <w:sz w:val="23"/>
          <w:szCs w:val="23"/>
        </w:rPr>
        <w:t>文件。</w:t>
      </w:r>
    </w:p>
    <w:p w:rsidR="00D27FDD" w:rsidRPr="00D27FDD" w:rsidRDefault="00D27FDD" w:rsidP="00D27FDD">
      <w:pPr>
        <w:widowControl/>
        <w:shd w:val="clear" w:color="auto" w:fill="FFFFFF"/>
        <w:spacing w:after="195"/>
        <w:jc w:val="left"/>
        <w:textAlignment w:val="baseline"/>
        <w:outlineLvl w:val="0"/>
        <w:rPr>
          <w:rFonts w:ascii="Helvetica" w:eastAsia="宋体" w:hAnsi="Helvetica" w:cs="Helvetica"/>
          <w:b/>
          <w:bCs/>
          <w:color w:val="000000"/>
          <w:kern w:val="36"/>
          <w:sz w:val="23"/>
          <w:szCs w:val="23"/>
        </w:rPr>
      </w:pPr>
      <w:r w:rsidRPr="00D27FDD">
        <w:rPr>
          <w:rFonts w:ascii="Helvetica" w:eastAsia="宋体" w:hAnsi="Helvetica" w:cs="Helvetica"/>
          <w:b/>
          <w:bCs/>
          <w:color w:val="000000"/>
          <w:kern w:val="36"/>
          <w:sz w:val="23"/>
          <w:szCs w:val="23"/>
        </w:rPr>
        <w:t xml:space="preserve">2. </w:t>
      </w:r>
      <w:r w:rsidRPr="00D27FDD">
        <w:rPr>
          <w:rFonts w:ascii="Helvetica" w:eastAsia="宋体" w:hAnsi="Helvetica" w:cs="Helvetica"/>
          <w:b/>
          <w:bCs/>
          <w:color w:val="000000"/>
          <w:kern w:val="36"/>
          <w:sz w:val="23"/>
          <w:szCs w:val="23"/>
        </w:rPr>
        <w:t>符号与源码</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符号与源码是调试过程中的重要因素，它们使得枯燥生硬的调试内容更容易地调试人员读懂。在可能的情况下，应该尽量地为模块加载符号和源码。大部分情况下源码难以得到，但符号却总能以符号文件的形式易于得到。</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什么是符号文件呢？编译器和链接器在创建二进制镜像文件（诸如</w:t>
      </w:r>
      <w:r w:rsidRPr="00D27FDD">
        <w:rPr>
          <w:rFonts w:ascii="Helvetica" w:eastAsia="宋体" w:hAnsi="Helvetica" w:cs="Helvetica"/>
          <w:color w:val="373737"/>
          <w:kern w:val="0"/>
          <w:sz w:val="23"/>
          <w:szCs w:val="23"/>
        </w:rPr>
        <w:t>exe</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dll</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sys</w:t>
      </w:r>
      <w:r w:rsidRPr="00D27FDD">
        <w:rPr>
          <w:rFonts w:ascii="Helvetica" w:eastAsia="宋体" w:hAnsi="Helvetica" w:cs="Helvetica"/>
          <w:color w:val="373737"/>
          <w:kern w:val="0"/>
          <w:sz w:val="23"/>
          <w:szCs w:val="23"/>
        </w:rPr>
        <w:t>）时，伴生的后缀名为</w:t>
      </w:r>
      <w:r w:rsidRPr="00D27FDD">
        <w:rPr>
          <w:rFonts w:ascii="Helvetica" w:eastAsia="宋体" w:hAnsi="Helvetica" w:cs="Helvetica"/>
          <w:color w:val="373737"/>
          <w:kern w:val="0"/>
          <w:sz w:val="23"/>
          <w:szCs w:val="23"/>
        </w:rPr>
        <w:t>.dbg</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.sym</w:t>
      </w:r>
      <w:r w:rsidRPr="00D27FDD">
        <w:rPr>
          <w:rFonts w:ascii="Helvetica" w:eastAsia="宋体" w:hAnsi="Helvetica" w:cs="Helvetica"/>
          <w:color w:val="373737"/>
          <w:kern w:val="0"/>
          <w:sz w:val="23"/>
          <w:szCs w:val="23"/>
        </w:rPr>
        <w:t>或</w:t>
      </w:r>
      <w:r w:rsidRPr="00D27FDD">
        <w:rPr>
          <w:rFonts w:ascii="Helvetica" w:eastAsia="宋体" w:hAnsi="Helvetica" w:cs="Helvetica"/>
          <w:color w:val="373737"/>
          <w:kern w:val="0"/>
          <w:sz w:val="23"/>
          <w:szCs w:val="23"/>
        </w:rPr>
        <w:t>.pdb</w:t>
      </w:r>
      <w:r w:rsidRPr="00D27FDD">
        <w:rPr>
          <w:rFonts w:ascii="Helvetica" w:eastAsia="宋体" w:hAnsi="Helvetica" w:cs="Helvetica"/>
          <w:color w:val="373737"/>
          <w:kern w:val="0"/>
          <w:sz w:val="23"/>
          <w:szCs w:val="23"/>
        </w:rPr>
        <w:t>的包含镜像文件编译、链接过程中生成的符号信息的文件称为符号文件。具体来说，符号信息包括如下内容：</w:t>
      </w:r>
    </w:p>
    <w:p w:rsidR="00D27FDD" w:rsidRPr="00D27FDD" w:rsidRDefault="00D27FDD" w:rsidP="00D27FDD">
      <w:pPr>
        <w:widowControl/>
        <w:numPr>
          <w:ilvl w:val="0"/>
          <w:numId w:val="28"/>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全局变量（类型、名称、地址）；</w:t>
      </w:r>
    </w:p>
    <w:p w:rsidR="00D27FDD" w:rsidRPr="00D27FDD" w:rsidRDefault="00D27FDD" w:rsidP="00D27FDD">
      <w:pPr>
        <w:widowControl/>
        <w:numPr>
          <w:ilvl w:val="0"/>
          <w:numId w:val="28"/>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局部变量（类型、名称、地址）；</w:t>
      </w:r>
    </w:p>
    <w:p w:rsidR="00D27FDD" w:rsidRPr="00D27FDD" w:rsidRDefault="00D27FDD" w:rsidP="00D27FDD">
      <w:pPr>
        <w:widowControl/>
        <w:numPr>
          <w:ilvl w:val="0"/>
          <w:numId w:val="28"/>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函数（名称、原型、地址）；</w:t>
      </w:r>
    </w:p>
    <w:p w:rsidR="00D27FDD" w:rsidRPr="00D27FDD" w:rsidRDefault="00D27FDD" w:rsidP="00D27FDD">
      <w:pPr>
        <w:widowControl/>
        <w:numPr>
          <w:ilvl w:val="0"/>
          <w:numId w:val="28"/>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变量、结构体类型定义；</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源文件路径以及每个符号对应于源文件中的行号，这是进行源码级别调试的基础。</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有这么多的信息包含在符号文件中，使得符号文件通常要比二进制文件（</w:t>
      </w:r>
      <w:r w:rsidRPr="00D27FDD">
        <w:rPr>
          <w:rFonts w:ascii="Helvetica" w:eastAsia="宋体" w:hAnsi="Helvetica" w:cs="Helvetica"/>
          <w:color w:val="373737"/>
          <w:kern w:val="0"/>
          <w:sz w:val="23"/>
          <w:szCs w:val="23"/>
        </w:rPr>
        <w:t>PE</w:t>
      </w:r>
      <w:r w:rsidRPr="00D27FDD">
        <w:rPr>
          <w:rFonts w:ascii="Helvetica" w:eastAsia="宋体" w:hAnsi="Helvetica" w:cs="Helvetica"/>
          <w:color w:val="373737"/>
          <w:kern w:val="0"/>
          <w:sz w:val="23"/>
          <w:szCs w:val="23"/>
        </w:rPr>
        <w:t>格式文件）本身要大很多。调试过程中，符号之重要性不言而喻。只有正确设置了符号路径，使得调试器能够将调试目标、符号文件以及源码文件一一对应起来，才能够最好地发挥调试器的强大功用。</w:t>
      </w:r>
    </w:p>
    <w:p w:rsidR="00D27FDD" w:rsidRPr="00D27FDD" w:rsidRDefault="00D27FDD" w:rsidP="00D27FDD">
      <w:pPr>
        <w:widowControl/>
        <w:shd w:val="clear" w:color="auto" w:fill="FFFFFF"/>
        <w:jc w:val="left"/>
        <w:textAlignment w:val="baseline"/>
        <w:rPr>
          <w:rFonts w:ascii="Helvetica" w:eastAsia="宋体" w:hAnsi="Helvetica" w:cs="Helvetica"/>
          <w:color w:val="373737"/>
          <w:kern w:val="0"/>
          <w:sz w:val="23"/>
          <w:szCs w:val="23"/>
        </w:rPr>
      </w:pPr>
      <w:r w:rsidRPr="00D27FDD">
        <w:rPr>
          <w:rFonts w:ascii="inherit" w:eastAsia="宋体" w:hAnsi="inherit" w:cs="Helvetica" w:hint="eastAsia"/>
          <w:noProof/>
          <w:color w:val="1982D1"/>
          <w:kern w:val="0"/>
          <w:sz w:val="23"/>
          <w:szCs w:val="23"/>
          <w:bdr w:val="none" w:sz="0" w:space="0" w:color="auto" w:frame="1"/>
        </w:rPr>
        <w:drawing>
          <wp:inline distT="0" distB="0" distL="0" distR="0">
            <wp:extent cx="2857500" cy="2171700"/>
            <wp:effectExtent l="0" t="0" r="0" b="0"/>
            <wp:docPr id="11" name="图片 11" descr="symbol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ymbols">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2171700"/>
                    </a:xfrm>
                    <a:prstGeom prst="rect">
                      <a:avLst/>
                    </a:prstGeom>
                    <a:noFill/>
                    <a:ln>
                      <a:noFill/>
                    </a:ln>
                  </pic:spPr>
                </pic:pic>
              </a:graphicData>
            </a:graphic>
          </wp:inline>
        </w:drawing>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符号信息隶属于指定的模块，所以只有调试器需要用到某个模块时，他的符号信息才有被加载和分析的必要。所以我们在讲符号内容之前，先讲和模块相关的命令。</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lastRenderedPageBreak/>
        <w:t xml:space="preserve">2.1 </w:t>
      </w:r>
      <w:r w:rsidRPr="00D27FDD">
        <w:rPr>
          <w:rFonts w:ascii="Helvetica" w:eastAsia="宋体" w:hAnsi="Helvetica" w:cs="Helvetica"/>
          <w:b/>
          <w:bCs/>
          <w:color w:val="000000"/>
          <w:kern w:val="0"/>
          <w:sz w:val="23"/>
          <w:szCs w:val="23"/>
        </w:rPr>
        <w:t>模块列表</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每个可执行程序都是由若干个模块构成，有些模块静态加载，有些模块以动态方式进行加载。所以对于有些模块，可能在</w:t>
      </w:r>
      <w:r w:rsidRPr="00D27FDD">
        <w:rPr>
          <w:rFonts w:ascii="Helvetica" w:eastAsia="宋体" w:hAnsi="Helvetica" w:cs="Helvetica"/>
          <w:color w:val="373737"/>
          <w:kern w:val="0"/>
          <w:sz w:val="23"/>
          <w:szCs w:val="23"/>
        </w:rPr>
        <w:t>A</w:t>
      </w:r>
      <w:r w:rsidRPr="00D27FDD">
        <w:rPr>
          <w:rFonts w:ascii="Helvetica" w:eastAsia="宋体" w:hAnsi="Helvetica" w:cs="Helvetica"/>
          <w:color w:val="373737"/>
          <w:kern w:val="0"/>
          <w:sz w:val="23"/>
          <w:szCs w:val="23"/>
        </w:rPr>
        <w:t>时刻运行时被加载，而在</w:t>
      </w:r>
      <w:r w:rsidRPr="00D27FDD">
        <w:rPr>
          <w:rFonts w:ascii="Helvetica" w:eastAsia="宋体" w:hAnsi="Helvetica" w:cs="Helvetica"/>
          <w:color w:val="373737"/>
          <w:kern w:val="0"/>
          <w:sz w:val="23"/>
          <w:szCs w:val="23"/>
        </w:rPr>
        <w:t>B</w:t>
      </w:r>
      <w:r w:rsidRPr="00D27FDD">
        <w:rPr>
          <w:rFonts w:ascii="Helvetica" w:eastAsia="宋体" w:hAnsi="Helvetica" w:cs="Helvetica"/>
          <w:color w:val="373737"/>
          <w:kern w:val="0"/>
          <w:sz w:val="23"/>
          <w:szCs w:val="23"/>
        </w:rPr>
        <w:t>时刻运行时，自始至终都未被加载。调试过程中，调试器根据模块的加载情况加载符号。有几个命令可以用来列举模块列表，分别是：</w:t>
      </w:r>
      <w:r w:rsidRPr="00D27FDD">
        <w:rPr>
          <w:rFonts w:ascii="Helvetica" w:eastAsia="宋体" w:hAnsi="Helvetica" w:cs="Helvetica"/>
          <w:color w:val="373737"/>
          <w:kern w:val="0"/>
          <w:sz w:val="23"/>
          <w:szCs w:val="23"/>
        </w:rPr>
        <w:t>lm</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!dlls</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.reload /l</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!imgreloc</w:t>
      </w:r>
      <w:r w:rsidRPr="00D27FDD">
        <w:rPr>
          <w:rFonts w:ascii="Helvetica" w:eastAsia="宋体" w:hAnsi="Helvetica" w:cs="Helvetica"/>
          <w:color w:val="373737"/>
          <w:kern w:val="0"/>
          <w:sz w:val="23"/>
          <w:szCs w:val="23"/>
        </w:rPr>
        <w:t>。下面分别来看。</w:t>
      </w:r>
    </w:p>
    <w:p w:rsidR="00D27FDD" w:rsidRPr="00D27FDD" w:rsidRDefault="00D27FDD" w:rsidP="00D27FDD">
      <w:pPr>
        <w:widowControl/>
        <w:numPr>
          <w:ilvl w:val="0"/>
          <w:numId w:val="2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lm [</w:t>
      </w:r>
      <w:r w:rsidRPr="00D27FDD">
        <w:rPr>
          <w:rFonts w:ascii="inherit" w:eastAsia="宋体" w:hAnsi="inherit" w:cs="Helvetica"/>
          <w:color w:val="373737"/>
          <w:kern w:val="0"/>
          <w:sz w:val="23"/>
          <w:szCs w:val="23"/>
        </w:rPr>
        <w:t>选项</w:t>
      </w:r>
      <w:r w:rsidRPr="00D27FDD">
        <w:rPr>
          <w:rFonts w:ascii="inherit" w:eastAsia="宋体" w:hAnsi="inherit" w:cs="Helvetica"/>
          <w:color w:val="373737"/>
          <w:kern w:val="0"/>
          <w:sz w:val="23"/>
          <w:szCs w:val="23"/>
        </w:rPr>
        <w:t>] [a Address] [m Pattern | M Pattern]</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lm</w:t>
      </w:r>
      <w:r w:rsidRPr="00D27FDD">
        <w:rPr>
          <w:rFonts w:ascii="inherit" w:eastAsia="宋体" w:hAnsi="inherit" w:cs="Helvetica"/>
          <w:color w:val="373737"/>
          <w:kern w:val="0"/>
          <w:sz w:val="23"/>
          <w:szCs w:val="23"/>
        </w:rPr>
        <w:t>是</w:t>
      </w:r>
      <w:r w:rsidRPr="00D27FDD">
        <w:rPr>
          <w:rFonts w:ascii="inherit" w:eastAsia="宋体" w:hAnsi="inherit" w:cs="Helvetica"/>
          <w:color w:val="373737"/>
          <w:kern w:val="0"/>
          <w:sz w:val="23"/>
          <w:szCs w:val="23"/>
        </w:rPr>
        <w:t>list loaded modules</w:t>
      </w:r>
      <w:r w:rsidRPr="00D27FDD">
        <w:rPr>
          <w:rFonts w:ascii="inherit" w:eastAsia="宋体" w:hAnsi="inherit" w:cs="Helvetica"/>
          <w:color w:val="373737"/>
          <w:kern w:val="0"/>
          <w:sz w:val="23"/>
          <w:szCs w:val="23"/>
        </w:rPr>
        <w:t>的缩写，他还有一个</w:t>
      </w:r>
      <w:r w:rsidRPr="00D27FDD">
        <w:rPr>
          <w:rFonts w:ascii="inherit" w:eastAsia="宋体" w:hAnsi="inherit" w:cs="Helvetica"/>
          <w:color w:val="373737"/>
          <w:kern w:val="0"/>
          <w:sz w:val="23"/>
          <w:szCs w:val="23"/>
        </w:rPr>
        <w:t>DML</w:t>
      </w:r>
      <w:r w:rsidRPr="00D27FDD">
        <w:rPr>
          <w:rFonts w:ascii="inherit" w:eastAsia="宋体" w:hAnsi="inherit" w:cs="Helvetica"/>
          <w:color w:val="373737"/>
          <w:kern w:val="0"/>
          <w:sz w:val="23"/>
          <w:szCs w:val="23"/>
        </w:rPr>
        <w:t>版本：</w:t>
      </w:r>
    </w:p>
    <w:p w:rsidR="00D27FDD" w:rsidRPr="00D27FDD" w:rsidRDefault="00D27FDD" w:rsidP="00D27FDD">
      <w:pPr>
        <w:widowControl/>
        <w:numPr>
          <w:ilvl w:val="0"/>
          <w:numId w:val="30"/>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lmD [</w:t>
      </w:r>
      <w:r w:rsidRPr="00D27FDD">
        <w:rPr>
          <w:rFonts w:ascii="inherit" w:eastAsia="宋体" w:hAnsi="inherit" w:cs="Helvetica"/>
          <w:color w:val="373737"/>
          <w:kern w:val="0"/>
          <w:sz w:val="23"/>
          <w:szCs w:val="23"/>
        </w:rPr>
        <w:t>选项</w:t>
      </w:r>
      <w:r w:rsidRPr="00D27FDD">
        <w:rPr>
          <w:rFonts w:ascii="inherit" w:eastAsia="宋体" w:hAnsi="inherit" w:cs="Helvetica"/>
          <w:color w:val="373737"/>
          <w:kern w:val="0"/>
          <w:sz w:val="23"/>
          <w:szCs w:val="23"/>
        </w:rPr>
        <w:t>] [a Address] [m Pattern | M Pattern]</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使用</w:t>
      </w:r>
      <w:r w:rsidRPr="00D27FDD">
        <w:rPr>
          <w:rFonts w:ascii="inherit" w:eastAsia="宋体" w:hAnsi="inherit" w:cs="Helvetica"/>
          <w:color w:val="373737"/>
          <w:kern w:val="0"/>
          <w:sz w:val="23"/>
          <w:szCs w:val="23"/>
        </w:rPr>
        <w:t>/v</w:t>
      </w:r>
      <w:r w:rsidRPr="00D27FDD">
        <w:rPr>
          <w:rFonts w:ascii="inherit" w:eastAsia="宋体" w:hAnsi="inherit" w:cs="Helvetica"/>
          <w:color w:val="373737"/>
          <w:kern w:val="0"/>
          <w:sz w:val="23"/>
          <w:szCs w:val="23"/>
        </w:rPr>
        <w:t>选项能列出模块的详细信息，包括：模块名、模块地址、模块大小、镜像名、时间戳、以及对应的符号文件信息（包括类型、路径、类型、编译器、符号加载状态）。</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如使用参数</w:t>
      </w:r>
      <w:r w:rsidRPr="00D27FDD">
        <w:rPr>
          <w:rFonts w:ascii="inherit" w:eastAsia="宋体" w:hAnsi="inherit" w:cs="Helvetica"/>
          <w:color w:val="373737"/>
          <w:kern w:val="0"/>
          <w:sz w:val="23"/>
          <w:szCs w:val="23"/>
        </w:rPr>
        <w:t>a</w:t>
      </w:r>
      <w:r w:rsidRPr="00D27FDD">
        <w:rPr>
          <w:rFonts w:ascii="inherit" w:eastAsia="宋体" w:hAnsi="inherit" w:cs="Helvetica"/>
          <w:color w:val="373737"/>
          <w:kern w:val="0"/>
          <w:sz w:val="23"/>
          <w:szCs w:val="23"/>
        </w:rPr>
        <w:t>，后面跟地址（</w:t>
      </w:r>
      <w:r w:rsidRPr="00D27FDD">
        <w:rPr>
          <w:rFonts w:ascii="inherit" w:eastAsia="宋体" w:hAnsi="inherit" w:cs="Helvetica"/>
          <w:color w:val="373737"/>
          <w:kern w:val="0"/>
          <w:sz w:val="23"/>
          <w:szCs w:val="23"/>
        </w:rPr>
        <w:t>address</w:t>
      </w:r>
      <w:r w:rsidRPr="00D27FDD">
        <w:rPr>
          <w:rFonts w:ascii="inherit" w:eastAsia="宋体" w:hAnsi="inherit" w:cs="Helvetica"/>
          <w:color w:val="373737"/>
          <w:kern w:val="0"/>
          <w:sz w:val="23"/>
          <w:szCs w:val="23"/>
        </w:rPr>
        <w:t>），则只有指定地址所在的模块能够被列出；</w:t>
      </w:r>
    </w:p>
    <w:p w:rsidR="00D27FDD" w:rsidRPr="00D27FDD" w:rsidRDefault="00D27FDD" w:rsidP="00D27FDD">
      <w:pPr>
        <w:widowControl/>
        <w:shd w:val="clear" w:color="auto" w:fill="FFFFFF"/>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如使用参数</w:t>
      </w:r>
      <w:r w:rsidRPr="00D27FDD">
        <w:rPr>
          <w:rFonts w:ascii="inherit" w:eastAsia="宋体" w:hAnsi="inherit" w:cs="Helvetica"/>
          <w:color w:val="373737"/>
          <w:kern w:val="0"/>
          <w:sz w:val="23"/>
          <w:szCs w:val="23"/>
        </w:rPr>
        <w:t>m</w:t>
      </w:r>
      <w:r w:rsidRPr="00D27FDD">
        <w:rPr>
          <w:rFonts w:ascii="inherit" w:eastAsia="宋体" w:hAnsi="inherit" w:cs="Helvetica"/>
          <w:color w:val="373737"/>
          <w:kern w:val="0"/>
          <w:sz w:val="23"/>
          <w:szCs w:val="23"/>
        </w:rPr>
        <w:t>，后面跟一个表示模块名的字符串通配符，如</w:t>
      </w:r>
      <w:r w:rsidRPr="00D27FDD">
        <w:rPr>
          <w:rFonts w:ascii="inherit" w:eastAsia="宋体" w:hAnsi="inherit" w:cs="Helvetica"/>
          <w:b/>
          <w:bCs/>
          <w:color w:val="373737"/>
          <w:kern w:val="0"/>
          <w:sz w:val="23"/>
          <w:szCs w:val="23"/>
          <w:u w:val="single"/>
          <w:bdr w:val="none" w:sz="0" w:space="0" w:color="auto" w:frame="1"/>
        </w:rPr>
        <w:t>lm  m  *o*</w:t>
      </w:r>
      <w:r w:rsidRPr="00D27FDD">
        <w:rPr>
          <w:rFonts w:ascii="inherit" w:eastAsia="宋体" w:hAnsi="inherit" w:cs="Helvetica"/>
          <w:color w:val="373737"/>
          <w:kern w:val="0"/>
          <w:sz w:val="23"/>
          <w:szCs w:val="23"/>
        </w:rPr>
        <w:t>将显示所有名称中包含字母</w:t>
      </w:r>
      <w:r w:rsidRPr="00D27FDD">
        <w:rPr>
          <w:rFonts w:ascii="inherit" w:eastAsia="宋体" w:hAnsi="inherit" w:cs="Helvetica"/>
          <w:color w:val="373737"/>
          <w:kern w:val="0"/>
          <w:sz w:val="23"/>
          <w:szCs w:val="23"/>
        </w:rPr>
        <w:t>o</w:t>
      </w:r>
      <w:r w:rsidRPr="00D27FDD">
        <w:rPr>
          <w:rFonts w:ascii="inherit" w:eastAsia="宋体" w:hAnsi="inherit" w:cs="Helvetica"/>
          <w:color w:val="373737"/>
          <w:kern w:val="0"/>
          <w:sz w:val="23"/>
          <w:szCs w:val="23"/>
        </w:rPr>
        <w:t>的模块，下图所示：</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||0:0:001&gt; lm m *o*</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start             end                 module name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f3380000 f3512000   dwmcore    (private pdb symbols)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f92d0000 f9327000   d3d10_1core   (deferred)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fa890000 fa9f1000   WindowsCodecs   (deferred)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faa50000 fac44000   comctl32   (deferred)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fbf70000 fbf7c000   version    (deferred)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fce20000 fce2f000   profapi    (deferred)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fd970000 fdb73000   ole32      (deferred)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fee60000 fee7f000   sechost    (deferred)</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下面介绍另一个命令：</w:t>
      </w:r>
    </w:p>
    <w:p w:rsidR="00D27FDD" w:rsidRPr="00D27FDD" w:rsidRDefault="00D27FDD" w:rsidP="00D27FDD">
      <w:pPr>
        <w:widowControl/>
        <w:numPr>
          <w:ilvl w:val="0"/>
          <w:numId w:val="31"/>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lastRenderedPageBreak/>
        <w:t>!dlls [</w:t>
      </w:r>
      <w:r w:rsidRPr="00D27FDD">
        <w:rPr>
          <w:rFonts w:ascii="inherit" w:eastAsia="宋体" w:hAnsi="inherit" w:cs="Helvetica"/>
          <w:color w:val="373737"/>
          <w:kern w:val="0"/>
          <w:sz w:val="23"/>
          <w:szCs w:val="23"/>
        </w:rPr>
        <w:t>选项</w:t>
      </w:r>
      <w:r w:rsidRPr="00D27FDD">
        <w:rPr>
          <w:rFonts w:ascii="inherit" w:eastAsia="宋体" w:hAnsi="inherit" w:cs="Helvetica"/>
          <w:color w:val="373737"/>
          <w:kern w:val="0"/>
          <w:sz w:val="23"/>
          <w:szCs w:val="23"/>
        </w:rPr>
        <w:t>] [LoaderEntryAddress]</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            </w:t>
      </w:r>
      <w:r w:rsidRPr="00D27FDD">
        <w:rPr>
          <w:rFonts w:ascii="inherit" w:eastAsia="宋体" w:hAnsi="inherit" w:cs="Helvetica"/>
          <w:color w:val="373737"/>
          <w:kern w:val="0"/>
          <w:sz w:val="23"/>
          <w:szCs w:val="23"/>
        </w:rPr>
        <w:t>首先看他的可选参数：</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-i/-l/-m</w:t>
      </w:r>
      <w:r w:rsidRPr="00D27FDD">
        <w:rPr>
          <w:rFonts w:ascii="inherit" w:eastAsia="宋体" w:hAnsi="inherit" w:cs="Helvetica"/>
          <w:color w:val="373737"/>
          <w:kern w:val="0"/>
          <w:sz w:val="23"/>
          <w:szCs w:val="23"/>
        </w:rPr>
        <w:t>：排序方式，分别按照初始化顺序、加载顺序、内存起始地址顺序排列。</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-a</w:t>
      </w:r>
      <w:r w:rsidRPr="00D27FDD">
        <w:rPr>
          <w:rFonts w:ascii="inherit" w:eastAsia="宋体" w:hAnsi="inherit" w:cs="Helvetica"/>
          <w:color w:val="373737"/>
          <w:kern w:val="0"/>
          <w:sz w:val="23"/>
          <w:szCs w:val="23"/>
        </w:rPr>
        <w:t>：列出镜像文件</w:t>
      </w:r>
      <w:r w:rsidRPr="00D27FDD">
        <w:rPr>
          <w:rFonts w:ascii="inherit" w:eastAsia="宋体" w:hAnsi="inherit" w:cs="Helvetica"/>
          <w:color w:val="373737"/>
          <w:kern w:val="0"/>
          <w:sz w:val="23"/>
          <w:szCs w:val="23"/>
        </w:rPr>
        <w:t>PE</w:t>
      </w:r>
      <w:r w:rsidRPr="00D27FDD">
        <w:rPr>
          <w:rFonts w:ascii="inherit" w:eastAsia="宋体" w:hAnsi="inherit" w:cs="Helvetica"/>
          <w:color w:val="373737"/>
          <w:kern w:val="0"/>
          <w:sz w:val="23"/>
          <w:szCs w:val="23"/>
        </w:rPr>
        <w:t>结构的文件头、</w:t>
      </w:r>
      <w:r w:rsidRPr="00D27FDD">
        <w:rPr>
          <w:rFonts w:ascii="inherit" w:eastAsia="宋体" w:hAnsi="inherit" w:cs="Helvetica"/>
          <w:color w:val="373737"/>
          <w:kern w:val="0"/>
          <w:sz w:val="23"/>
          <w:szCs w:val="23"/>
        </w:rPr>
        <w:t>Section</w:t>
      </w:r>
      <w:r w:rsidRPr="00D27FDD">
        <w:rPr>
          <w:rFonts w:ascii="inherit" w:eastAsia="宋体" w:hAnsi="inherit" w:cs="Helvetica"/>
          <w:color w:val="373737"/>
          <w:kern w:val="0"/>
          <w:sz w:val="23"/>
          <w:szCs w:val="23"/>
        </w:rPr>
        <w:t>头等详细信息，是分析</w:t>
      </w:r>
      <w:r w:rsidRPr="00D27FDD">
        <w:rPr>
          <w:rFonts w:ascii="inherit" w:eastAsia="宋体" w:hAnsi="inherit" w:cs="Helvetica"/>
          <w:color w:val="373737"/>
          <w:kern w:val="0"/>
          <w:sz w:val="23"/>
          <w:szCs w:val="23"/>
        </w:rPr>
        <w:t>PE</w:t>
      </w:r>
      <w:r w:rsidRPr="00D27FDD">
        <w:rPr>
          <w:rFonts w:ascii="inherit" w:eastAsia="宋体" w:hAnsi="inherit" w:cs="Helvetica"/>
          <w:color w:val="373737"/>
          <w:kern w:val="0"/>
          <w:sz w:val="23"/>
          <w:szCs w:val="23"/>
        </w:rPr>
        <w:t>结构的好帮手（更好的帮手是利用自如</w:t>
      </w:r>
      <w:r w:rsidRPr="00D27FDD">
        <w:rPr>
          <w:rFonts w:ascii="inherit" w:eastAsia="宋体" w:hAnsi="inherit" w:cs="Helvetica"/>
          <w:color w:val="373737"/>
          <w:kern w:val="0"/>
          <w:sz w:val="23"/>
          <w:szCs w:val="23"/>
        </w:rPr>
        <w:t>PEView</w:t>
      </w:r>
      <w:r w:rsidRPr="00D27FDD">
        <w:rPr>
          <w:rFonts w:ascii="inherit" w:eastAsia="宋体" w:hAnsi="inherit" w:cs="Helvetica"/>
          <w:color w:val="373737"/>
          <w:kern w:val="0"/>
          <w:sz w:val="23"/>
          <w:szCs w:val="23"/>
        </w:rPr>
        <w:t>或</w:t>
      </w:r>
      <w:r w:rsidRPr="00D27FDD">
        <w:rPr>
          <w:rFonts w:ascii="inherit" w:eastAsia="宋体" w:hAnsi="inherit" w:cs="Helvetica"/>
          <w:color w:val="373737"/>
          <w:kern w:val="0"/>
          <w:sz w:val="23"/>
          <w:szCs w:val="23"/>
        </w:rPr>
        <w:t>Stud_PE</w:t>
      </w:r>
      <w:r w:rsidRPr="00D27FDD">
        <w:rPr>
          <w:rFonts w:ascii="inherit" w:eastAsia="宋体" w:hAnsi="inherit" w:cs="Helvetica"/>
          <w:color w:val="373737"/>
          <w:kern w:val="0"/>
          <w:sz w:val="23"/>
          <w:szCs w:val="23"/>
        </w:rPr>
        <w:t>等</w:t>
      </w:r>
      <w:r w:rsidRPr="00D27FDD">
        <w:rPr>
          <w:rFonts w:ascii="inherit" w:eastAsia="宋体" w:hAnsi="inherit" w:cs="Helvetica"/>
          <w:color w:val="373737"/>
          <w:kern w:val="0"/>
          <w:sz w:val="23"/>
          <w:szCs w:val="23"/>
        </w:rPr>
        <w:t>UI</w:t>
      </w:r>
      <w:r w:rsidRPr="00D27FDD">
        <w:rPr>
          <w:rFonts w:ascii="inherit" w:eastAsia="宋体" w:hAnsi="inherit" w:cs="Helvetica"/>
          <w:color w:val="373737"/>
          <w:kern w:val="0"/>
          <w:sz w:val="23"/>
          <w:szCs w:val="23"/>
        </w:rPr>
        <w:t>工具）。</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-c</w:t>
      </w:r>
      <w:r w:rsidRPr="00D27FDD">
        <w:rPr>
          <w:rFonts w:ascii="inherit" w:eastAsia="宋体" w:hAnsi="inherit" w:cs="Helvetica"/>
          <w:color w:val="373737"/>
          <w:kern w:val="0"/>
          <w:sz w:val="23"/>
          <w:szCs w:val="23"/>
        </w:rPr>
        <w:t>：指定函数所在的模块。这个选项非常实用，比如我想知道</w:t>
      </w:r>
      <w:r w:rsidRPr="00D27FDD">
        <w:rPr>
          <w:rFonts w:ascii="inherit" w:eastAsia="宋体" w:hAnsi="inherit" w:cs="Helvetica"/>
          <w:color w:val="373737"/>
          <w:kern w:val="0"/>
          <w:sz w:val="23"/>
          <w:szCs w:val="23"/>
        </w:rPr>
        <w:t>NtCreateFile</w:t>
      </w:r>
      <w:r w:rsidRPr="00D27FDD">
        <w:rPr>
          <w:rFonts w:ascii="inherit" w:eastAsia="宋体" w:hAnsi="inherit" w:cs="Helvetica"/>
          <w:color w:val="373737"/>
          <w:kern w:val="0"/>
          <w:sz w:val="23"/>
          <w:szCs w:val="23"/>
        </w:rPr>
        <w:t>函数是哪个模块暴露出来的接口，如下：</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0:000&gt; !dlls -c ntcreatefile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Dump dll containing 0x7c92d0ae: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0x00251f48: C:\WINDOWS\system32\ntdll.dll</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Base   0x7c920000  EntryPoint  0x7c932c48  Size        0x00096000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Flags  0x00085004  LoadCount   0x0000ffff  TlsIndex    0x00000000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LDRP_IMAGE_DLL</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LDRP_LOAD_IN_PROGRESS</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LDRP_ENTRY_PROCESSED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LDRP_PROCESS_ATTACH_CALLED</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除了</w:t>
      </w:r>
      <w:r w:rsidRPr="00D27FDD">
        <w:rPr>
          <w:rFonts w:ascii="inherit" w:eastAsia="宋体" w:hAnsi="inherit" w:cs="Helvetica"/>
          <w:color w:val="373737"/>
          <w:kern w:val="0"/>
          <w:sz w:val="23"/>
          <w:szCs w:val="23"/>
        </w:rPr>
        <w:t>lm</w:t>
      </w:r>
      <w:r w:rsidRPr="00D27FDD">
        <w:rPr>
          <w:rFonts w:ascii="inherit" w:eastAsia="宋体" w:hAnsi="inherit" w:cs="Helvetica"/>
          <w:color w:val="373737"/>
          <w:kern w:val="0"/>
          <w:sz w:val="23"/>
          <w:szCs w:val="23"/>
        </w:rPr>
        <w:t>和</w:t>
      </w:r>
      <w:r w:rsidRPr="00D27FDD">
        <w:rPr>
          <w:rFonts w:ascii="inherit" w:eastAsia="宋体" w:hAnsi="inherit" w:cs="Helvetica"/>
          <w:color w:val="373737"/>
          <w:kern w:val="0"/>
          <w:sz w:val="23"/>
          <w:szCs w:val="23"/>
        </w:rPr>
        <w:t>!dlls</w:t>
      </w:r>
      <w:r w:rsidRPr="00D27FDD">
        <w:rPr>
          <w:rFonts w:ascii="inherit" w:eastAsia="宋体" w:hAnsi="inherit" w:cs="Helvetica"/>
          <w:color w:val="373737"/>
          <w:kern w:val="0"/>
          <w:sz w:val="23"/>
          <w:szCs w:val="23"/>
        </w:rPr>
        <w:t>外，下文将讲到的</w:t>
      </w:r>
      <w:r w:rsidRPr="00D27FDD">
        <w:rPr>
          <w:rFonts w:ascii="inherit" w:eastAsia="宋体" w:hAnsi="inherit" w:cs="Helvetica"/>
          <w:color w:val="373737"/>
          <w:kern w:val="0"/>
          <w:sz w:val="23"/>
          <w:szCs w:val="23"/>
        </w:rPr>
        <w:t>.reload</w:t>
      </w:r>
      <w:r w:rsidRPr="00D27FDD">
        <w:rPr>
          <w:rFonts w:ascii="inherit" w:eastAsia="宋体" w:hAnsi="inherit" w:cs="Helvetica"/>
          <w:color w:val="373737"/>
          <w:kern w:val="0"/>
          <w:sz w:val="23"/>
          <w:szCs w:val="23"/>
        </w:rPr>
        <w:t>命令在加入</w:t>
      </w:r>
      <w:r w:rsidRPr="00D27FDD">
        <w:rPr>
          <w:rFonts w:ascii="inherit" w:eastAsia="宋体" w:hAnsi="inherit" w:cs="Helvetica"/>
          <w:color w:val="373737"/>
          <w:kern w:val="0"/>
          <w:sz w:val="23"/>
          <w:szCs w:val="23"/>
        </w:rPr>
        <w:t xml:space="preserve"> /l</w:t>
      </w:r>
      <w:r w:rsidRPr="00D27FDD">
        <w:rPr>
          <w:rFonts w:ascii="inherit" w:eastAsia="宋体" w:hAnsi="inherit" w:cs="Helvetica"/>
          <w:color w:val="373737"/>
          <w:kern w:val="0"/>
          <w:sz w:val="23"/>
          <w:szCs w:val="23"/>
        </w:rPr>
        <w:t>选项后，也能列举模块，其命令格式如下：</w:t>
      </w:r>
    </w:p>
    <w:p w:rsidR="00D27FDD" w:rsidRPr="00D27FDD" w:rsidRDefault="00D27FDD" w:rsidP="00D27FDD">
      <w:pPr>
        <w:widowControl/>
        <w:numPr>
          <w:ilvl w:val="0"/>
          <w:numId w:val="32"/>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.reload /l</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最后再来看一个</w:t>
      </w:r>
      <w:r w:rsidRPr="00D27FDD">
        <w:rPr>
          <w:rFonts w:ascii="inherit" w:eastAsia="宋体" w:hAnsi="inherit" w:cs="Helvetica"/>
          <w:color w:val="373737"/>
          <w:kern w:val="0"/>
          <w:sz w:val="23"/>
          <w:szCs w:val="23"/>
        </w:rPr>
        <w:t>!imgreloc</w:t>
      </w:r>
      <w:r w:rsidRPr="00D27FDD">
        <w:rPr>
          <w:rFonts w:ascii="inherit" w:eastAsia="宋体" w:hAnsi="inherit" w:cs="Helvetica"/>
          <w:color w:val="373737"/>
          <w:kern w:val="0"/>
          <w:sz w:val="23"/>
          <w:szCs w:val="23"/>
        </w:rPr>
        <w:t>命令，它也能够列出模块列表并显示各模块地址。但其主要作用尚不在此，它用来判断各个模块是否处于</w:t>
      </w:r>
      <w:r w:rsidRPr="00D27FDD">
        <w:rPr>
          <w:rFonts w:ascii="inherit" w:eastAsia="宋体" w:hAnsi="inherit" w:cs="Helvetica"/>
          <w:color w:val="373737"/>
          <w:kern w:val="0"/>
          <w:sz w:val="23"/>
          <w:szCs w:val="23"/>
        </w:rPr>
        <w:t>preferred</w:t>
      </w:r>
      <w:r w:rsidRPr="00D27FDD">
        <w:rPr>
          <w:rFonts w:ascii="inherit" w:eastAsia="宋体" w:hAnsi="inherit" w:cs="Helvetica"/>
          <w:color w:val="373737"/>
          <w:kern w:val="0"/>
          <w:sz w:val="23"/>
          <w:szCs w:val="23"/>
        </w:rPr>
        <w:t>地址范围。所谓</w:t>
      </w:r>
      <w:r w:rsidRPr="00D27FDD">
        <w:rPr>
          <w:rFonts w:ascii="inherit" w:eastAsia="宋体" w:hAnsi="inherit" w:cs="Helvetica"/>
          <w:color w:val="373737"/>
          <w:kern w:val="0"/>
          <w:sz w:val="23"/>
          <w:szCs w:val="23"/>
        </w:rPr>
        <w:t>Preferred</w:t>
      </w:r>
      <w:r w:rsidRPr="00D27FDD">
        <w:rPr>
          <w:rFonts w:ascii="inherit" w:eastAsia="宋体" w:hAnsi="inherit" w:cs="Helvetica"/>
          <w:color w:val="373737"/>
          <w:kern w:val="0"/>
          <w:sz w:val="23"/>
          <w:szCs w:val="23"/>
        </w:rPr>
        <w:t>地址是这么一回事：二进制文件在编译的时候，编译器都会为其设置一个理想地址（</w:t>
      </w:r>
      <w:r w:rsidRPr="00D27FDD">
        <w:rPr>
          <w:rFonts w:ascii="inherit" w:eastAsia="宋体" w:hAnsi="inherit" w:cs="Helvetica"/>
          <w:color w:val="373737"/>
          <w:kern w:val="0"/>
          <w:sz w:val="23"/>
          <w:szCs w:val="23"/>
        </w:rPr>
        <w:t>Preferred Address</w:t>
      </w:r>
      <w:r w:rsidRPr="00D27FDD">
        <w:rPr>
          <w:rFonts w:ascii="inherit" w:eastAsia="宋体" w:hAnsi="inherit" w:cs="Helvetica"/>
          <w:color w:val="373737"/>
          <w:kern w:val="0"/>
          <w:sz w:val="23"/>
          <w:szCs w:val="23"/>
        </w:rPr>
        <w:t>），这样二进制文件被加载时，系统会尽可能将他映射到这个理想地址。当然，所谓</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理想</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往往是会受到</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现实</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的挑战的，当存在地址</w:t>
      </w:r>
      <w:r w:rsidRPr="00D27FDD">
        <w:rPr>
          <w:rFonts w:ascii="inherit" w:eastAsia="宋体" w:hAnsi="inherit" w:cs="Helvetica"/>
          <w:color w:val="373737"/>
          <w:kern w:val="0"/>
          <w:sz w:val="23"/>
          <w:szCs w:val="23"/>
        </w:rPr>
        <w:lastRenderedPageBreak/>
        <w:t>竞争的时候，需要适当调整二进制文件的加载地址，选择另一个合适的地方加载之。</w:t>
      </w:r>
      <w:r w:rsidRPr="00D27FDD">
        <w:rPr>
          <w:rFonts w:ascii="inherit" w:eastAsia="宋体" w:hAnsi="inherit" w:cs="Helvetica"/>
          <w:color w:val="373737"/>
          <w:kern w:val="0"/>
          <w:sz w:val="23"/>
          <w:szCs w:val="23"/>
        </w:rPr>
        <w:t>!imgreloc</w:t>
      </w:r>
      <w:r w:rsidRPr="00D27FDD">
        <w:rPr>
          <w:rFonts w:ascii="inherit" w:eastAsia="宋体" w:hAnsi="inherit" w:cs="Helvetica"/>
          <w:color w:val="373737"/>
          <w:kern w:val="0"/>
          <w:sz w:val="23"/>
          <w:szCs w:val="23"/>
        </w:rPr>
        <w:t>命令就是用来查看这种情况的，命令如下：</w:t>
      </w:r>
    </w:p>
    <w:p w:rsidR="00D27FDD" w:rsidRPr="00D27FDD" w:rsidRDefault="00D27FDD" w:rsidP="00D27FDD">
      <w:pPr>
        <w:widowControl/>
        <w:numPr>
          <w:ilvl w:val="0"/>
          <w:numId w:val="33"/>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!imgreloc [</w:t>
      </w:r>
      <w:r w:rsidRPr="00D27FDD">
        <w:rPr>
          <w:rFonts w:ascii="inherit" w:eastAsia="宋体" w:hAnsi="inherit" w:cs="Helvetica"/>
          <w:color w:val="373737"/>
          <w:kern w:val="0"/>
          <w:sz w:val="23"/>
          <w:szCs w:val="23"/>
        </w:rPr>
        <w:t>模块地址</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命令</w:t>
      </w:r>
      <w:r w:rsidRPr="00D27FDD">
        <w:rPr>
          <w:rFonts w:ascii="inherit" w:eastAsia="宋体" w:hAnsi="inherit" w:cs="Helvetica"/>
          <w:color w:val="373737"/>
          <w:kern w:val="0"/>
          <w:sz w:val="23"/>
          <w:szCs w:val="23"/>
        </w:rPr>
        <w:t>!imgReloc</w:t>
      </w:r>
      <w:r w:rsidRPr="00D27FDD">
        <w:rPr>
          <w:rFonts w:ascii="inherit" w:eastAsia="宋体" w:hAnsi="inherit" w:cs="Helvetica"/>
          <w:color w:val="373737"/>
          <w:kern w:val="0"/>
          <w:sz w:val="23"/>
          <w:szCs w:val="23"/>
        </w:rPr>
        <w:t>是</w:t>
      </w:r>
      <w:r w:rsidRPr="00D27FDD">
        <w:rPr>
          <w:rFonts w:ascii="inherit" w:eastAsia="宋体" w:hAnsi="inherit" w:cs="Helvetica"/>
          <w:color w:val="373737"/>
          <w:kern w:val="0"/>
          <w:sz w:val="23"/>
          <w:szCs w:val="23"/>
        </w:rPr>
        <w:t>Image Relocate</w:t>
      </w:r>
      <w:r w:rsidRPr="00D27FDD">
        <w:rPr>
          <w:rFonts w:ascii="inherit" w:eastAsia="宋体" w:hAnsi="inherit" w:cs="Helvetica"/>
          <w:color w:val="373737"/>
          <w:kern w:val="0"/>
          <w:sz w:val="23"/>
          <w:szCs w:val="23"/>
        </w:rPr>
        <w:t>的缩写，字面已能够反映其含义：镜像文件重定位信息。下面是一个例子。</w:t>
      </w:r>
    </w:p>
    <w:p w:rsidR="00D27FDD" w:rsidRPr="00D27FDD" w:rsidRDefault="00D27FDD" w:rsidP="00D27FDD">
      <w:pPr>
        <w:widowControl/>
        <w:shd w:val="clear" w:color="auto" w:fill="FFFFFF"/>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w:t>
      </w:r>
      <w:r w:rsidRPr="00D27FDD">
        <w:rPr>
          <w:rFonts w:ascii="inherit" w:eastAsia="宋体" w:hAnsi="inherit" w:cs="Helvetica" w:hint="eastAsia"/>
          <w:noProof/>
          <w:color w:val="1982D1"/>
          <w:kern w:val="0"/>
          <w:sz w:val="23"/>
          <w:szCs w:val="23"/>
          <w:bdr w:val="none" w:sz="0" w:space="0" w:color="auto" w:frame="1"/>
        </w:rPr>
        <w:drawing>
          <wp:inline distT="0" distB="0" distL="0" distR="0">
            <wp:extent cx="2857500" cy="1581150"/>
            <wp:effectExtent l="0" t="0" r="0" b="0"/>
            <wp:docPr id="10" name="图片 10" descr="imgreloc">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greloc">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581150"/>
                    </a:xfrm>
                    <a:prstGeom prst="rect">
                      <a:avLst/>
                    </a:prstGeom>
                    <a:noFill/>
                    <a:ln>
                      <a:noFill/>
                    </a:ln>
                  </pic:spPr>
                </pic:pic>
              </a:graphicData>
            </a:graphic>
          </wp:inline>
        </w:drawing>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      </w:t>
      </w:r>
      <w:r w:rsidRPr="00D27FDD">
        <w:rPr>
          <w:rFonts w:ascii="inherit" w:eastAsia="宋体" w:hAnsi="inherit" w:cs="Helvetica"/>
          <w:color w:val="373737"/>
          <w:kern w:val="0"/>
          <w:sz w:val="23"/>
          <w:szCs w:val="23"/>
        </w:rPr>
        <w:t>上例中，大部分系统模块（上图下部方框所示）其地址由于事先经过统筹分配，所以一般都能被加载到</w:t>
      </w:r>
      <w:r w:rsidRPr="00D27FDD">
        <w:rPr>
          <w:rFonts w:ascii="inherit" w:eastAsia="宋体" w:hAnsi="inherit" w:cs="Helvetica"/>
          <w:color w:val="373737"/>
          <w:kern w:val="0"/>
          <w:sz w:val="23"/>
          <w:szCs w:val="23"/>
        </w:rPr>
        <w:t>preferred</w:t>
      </w:r>
      <w:r w:rsidRPr="00D27FDD">
        <w:rPr>
          <w:rFonts w:ascii="inherit" w:eastAsia="宋体" w:hAnsi="inherit" w:cs="Helvetica"/>
          <w:color w:val="373737"/>
          <w:kern w:val="0"/>
          <w:sz w:val="23"/>
          <w:szCs w:val="23"/>
        </w:rPr>
        <w:t>地址处。只有少数模块（如最上面的</w:t>
      </w:r>
      <w:r w:rsidRPr="00D27FDD">
        <w:rPr>
          <w:rFonts w:ascii="inherit" w:eastAsia="宋体" w:hAnsi="inherit" w:cs="Helvetica"/>
          <w:color w:val="373737"/>
          <w:kern w:val="0"/>
          <w:sz w:val="23"/>
          <w:szCs w:val="23"/>
        </w:rPr>
        <w:t>Normaliz</w:t>
      </w:r>
      <w:r w:rsidRPr="00D27FDD">
        <w:rPr>
          <w:rFonts w:ascii="inherit" w:eastAsia="宋体" w:hAnsi="inherit" w:cs="Helvetica"/>
          <w:color w:val="373737"/>
          <w:kern w:val="0"/>
          <w:sz w:val="23"/>
          <w:szCs w:val="23"/>
        </w:rPr>
        <w:t>模块）由于地址冲突而受到了调整。</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2.2 </w:t>
      </w:r>
      <w:r w:rsidRPr="00D27FDD">
        <w:rPr>
          <w:rFonts w:ascii="Helvetica" w:eastAsia="宋体" w:hAnsi="Helvetica" w:cs="Helvetica"/>
          <w:b/>
          <w:bCs/>
          <w:color w:val="000000"/>
          <w:kern w:val="0"/>
          <w:sz w:val="23"/>
          <w:szCs w:val="23"/>
        </w:rPr>
        <w:t>模块信息</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      </w:t>
      </w:r>
      <w:r w:rsidRPr="00D27FDD">
        <w:rPr>
          <w:rFonts w:ascii="inherit" w:eastAsia="宋体" w:hAnsi="inherit" w:cs="Helvetica"/>
          <w:color w:val="373737"/>
          <w:kern w:val="0"/>
          <w:sz w:val="23"/>
          <w:szCs w:val="23"/>
        </w:rPr>
        <w:t>上一节我们了解了如何枚举模块列表，这一节我们研究针对单个模块，如何获取详细信息。有多个命令可以查看指定模块的详细模块信息，这包括：</w:t>
      </w:r>
      <w:r w:rsidRPr="00D27FDD">
        <w:rPr>
          <w:rFonts w:ascii="inherit" w:eastAsia="宋体" w:hAnsi="inherit" w:cs="Helvetica"/>
          <w:color w:val="373737"/>
          <w:kern w:val="0"/>
          <w:sz w:val="23"/>
          <w:szCs w:val="23"/>
        </w:rPr>
        <w:t>lm</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!dh</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lmi</w:t>
      </w:r>
      <w:r w:rsidRPr="00D27FDD">
        <w:rPr>
          <w:rFonts w:ascii="inherit" w:eastAsia="宋体" w:hAnsi="inherit" w:cs="Helvetica"/>
          <w:color w:val="373737"/>
          <w:kern w:val="0"/>
          <w:sz w:val="23"/>
          <w:szCs w:val="23"/>
        </w:rPr>
        <w:t>等，下面来一一介绍。</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首先看</w:t>
      </w:r>
      <w:r w:rsidRPr="00D27FDD">
        <w:rPr>
          <w:rFonts w:ascii="inherit" w:eastAsia="宋体" w:hAnsi="inherit" w:cs="Helvetica"/>
          <w:color w:val="373737"/>
          <w:kern w:val="0"/>
          <w:sz w:val="23"/>
          <w:szCs w:val="23"/>
        </w:rPr>
        <w:t>lm</w:t>
      </w:r>
      <w:r w:rsidRPr="00D27FDD">
        <w:rPr>
          <w:rFonts w:ascii="inherit" w:eastAsia="宋体" w:hAnsi="inherit" w:cs="Helvetica"/>
          <w:color w:val="373737"/>
          <w:kern w:val="0"/>
          <w:sz w:val="23"/>
          <w:szCs w:val="23"/>
        </w:rPr>
        <w:t>，这个命令上面我们已经介绍过，现在利用它来获取指定模块信息。其命令格式如下：</w:t>
      </w:r>
    </w:p>
    <w:p w:rsidR="00D27FDD" w:rsidRPr="00D27FDD" w:rsidRDefault="00D27FDD" w:rsidP="00D27FDD">
      <w:pPr>
        <w:widowControl/>
        <w:numPr>
          <w:ilvl w:val="0"/>
          <w:numId w:val="34"/>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lm v a</w:t>
      </w:r>
      <w:r w:rsidRPr="00D27FDD">
        <w:rPr>
          <w:rFonts w:ascii="inherit" w:eastAsia="宋体" w:hAnsi="inherit" w:cs="Helvetica"/>
          <w:i/>
          <w:iCs/>
          <w:color w:val="373737"/>
          <w:kern w:val="0"/>
          <w:sz w:val="23"/>
          <w:szCs w:val="23"/>
        </w:rPr>
        <w:t> </w:t>
      </w:r>
      <w:r w:rsidRPr="00D27FDD">
        <w:rPr>
          <w:rFonts w:ascii="inherit" w:eastAsia="宋体" w:hAnsi="inherit" w:cs="Helvetica"/>
          <w:i/>
          <w:iCs/>
          <w:color w:val="373737"/>
          <w:kern w:val="0"/>
          <w:sz w:val="23"/>
          <w:szCs w:val="23"/>
        </w:rPr>
        <w:t>模块地址</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这里使用了</w:t>
      </w:r>
      <w:r w:rsidRPr="00D27FDD">
        <w:rPr>
          <w:rFonts w:ascii="inherit" w:eastAsia="宋体" w:hAnsi="inherit" w:cs="Helvetica"/>
          <w:color w:val="373737"/>
          <w:kern w:val="0"/>
          <w:sz w:val="23"/>
          <w:szCs w:val="23"/>
        </w:rPr>
        <w:t>v</w:t>
      </w:r>
      <w:r w:rsidRPr="00D27FDD">
        <w:rPr>
          <w:rFonts w:ascii="inherit" w:eastAsia="宋体" w:hAnsi="inherit" w:cs="Helvetica"/>
          <w:color w:val="373737"/>
          <w:kern w:val="0"/>
          <w:sz w:val="23"/>
          <w:szCs w:val="23"/>
        </w:rPr>
        <w:t>选项，以显示详细（</w:t>
      </w:r>
      <w:r w:rsidRPr="00D27FDD">
        <w:rPr>
          <w:rFonts w:ascii="inherit" w:eastAsia="宋体" w:hAnsi="inherit" w:cs="Helvetica"/>
          <w:color w:val="373737"/>
          <w:kern w:val="0"/>
          <w:sz w:val="23"/>
          <w:szCs w:val="23"/>
        </w:rPr>
        <w:t>verbose</w:t>
      </w:r>
      <w:r w:rsidRPr="00D27FDD">
        <w:rPr>
          <w:rFonts w:ascii="inherit" w:eastAsia="宋体" w:hAnsi="inherit" w:cs="Helvetica"/>
          <w:color w:val="373737"/>
          <w:kern w:val="0"/>
          <w:sz w:val="23"/>
          <w:szCs w:val="23"/>
        </w:rPr>
        <w:t>）信息；并使用</w:t>
      </w:r>
      <w:r w:rsidRPr="00D27FDD">
        <w:rPr>
          <w:rFonts w:ascii="inherit" w:eastAsia="宋体" w:hAnsi="inherit" w:cs="Helvetica"/>
          <w:color w:val="373737"/>
          <w:kern w:val="0"/>
          <w:sz w:val="23"/>
          <w:szCs w:val="23"/>
        </w:rPr>
        <w:t>a</w:t>
      </w:r>
      <w:r w:rsidRPr="00D27FDD">
        <w:rPr>
          <w:rFonts w:ascii="inherit" w:eastAsia="宋体" w:hAnsi="inherit" w:cs="Helvetica"/>
          <w:color w:val="373737"/>
          <w:kern w:val="0"/>
          <w:sz w:val="23"/>
          <w:szCs w:val="23"/>
        </w:rPr>
        <w:t>参数以指定模块地址。通过此命令显示的信息，和我们在</w:t>
      </w:r>
      <w:r w:rsidRPr="00D27FDD">
        <w:rPr>
          <w:rFonts w:ascii="inherit" w:eastAsia="宋体" w:hAnsi="inherit" w:cs="Helvetica"/>
          <w:color w:val="373737"/>
          <w:kern w:val="0"/>
          <w:sz w:val="23"/>
          <w:szCs w:val="23"/>
        </w:rPr>
        <w:t>explorer</w:t>
      </w:r>
      <w:r w:rsidRPr="00D27FDD">
        <w:rPr>
          <w:rFonts w:ascii="inherit" w:eastAsia="宋体" w:hAnsi="inherit" w:cs="Helvetica"/>
          <w:color w:val="373737"/>
          <w:kern w:val="0"/>
          <w:sz w:val="23"/>
          <w:szCs w:val="23"/>
        </w:rPr>
        <w:t>资源管理器中通过鼠标右键查看一个文件的属性所看到的信息差不多。请看下面的清单：</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0:000&gt; lm v a 00400000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start    end        module name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00400000 00752000   UsbKitApp C (private pdb symbols)  C:\Trunk\CY001\UsbKitApp\Debug\UsbKitApp.pdb</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Loaded symbol image file: UsbKitApp.exe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 xml:space="preserve">    Image path: UsbKitApp.exe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Image name: UsbKitApp.exe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Timestamp:        Tue Mar 16 22:07:02 2010 (4B9F9086)</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CheckSum:         00000000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ImageSize:        00352000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File version:     1.0.0.1</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Product version:  1.0.0.1</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File flags:       1 (Mask 3F) Debug</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File OS:          4 Unknown Win32</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File type:        1.0 App</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File date:        00000000.00000000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Translations:     0804.03a8</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CompanyName:      TODO: &lt;</w:t>
      </w:r>
      <w:r w:rsidRPr="00D27FDD">
        <w:rPr>
          <w:rFonts w:ascii="Courier" w:eastAsia="宋体" w:hAnsi="Courier" w:cs="宋体"/>
          <w:color w:val="373737"/>
          <w:kern w:val="0"/>
          <w:sz w:val="20"/>
          <w:szCs w:val="20"/>
        </w:rPr>
        <w:t>公司名</w:t>
      </w:r>
      <w:r w:rsidRPr="00D27FDD">
        <w:rPr>
          <w:rFonts w:ascii="Courier" w:eastAsia="宋体" w:hAnsi="Courier" w:cs="宋体"/>
          <w:color w:val="373737"/>
          <w:kern w:val="0"/>
          <w:sz w:val="20"/>
          <w:szCs w:val="20"/>
        </w:rPr>
        <w:t>&gt;</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ProductName:      TODO: &lt;</w:t>
      </w:r>
      <w:r w:rsidRPr="00D27FDD">
        <w:rPr>
          <w:rFonts w:ascii="Courier" w:eastAsia="宋体" w:hAnsi="Courier" w:cs="宋体"/>
          <w:color w:val="373737"/>
          <w:kern w:val="0"/>
          <w:sz w:val="20"/>
          <w:szCs w:val="20"/>
        </w:rPr>
        <w:t>产品名</w:t>
      </w:r>
      <w:r w:rsidRPr="00D27FDD">
        <w:rPr>
          <w:rFonts w:ascii="Courier" w:eastAsia="宋体" w:hAnsi="Courier" w:cs="宋体"/>
          <w:color w:val="373737"/>
          <w:kern w:val="0"/>
          <w:sz w:val="20"/>
          <w:szCs w:val="20"/>
        </w:rPr>
        <w:t>&gt;</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InternalName:     UsbKitApp.exe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OriginalFilename: UsbKitApp.exe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ProductVersion:   1.0.0.1</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FileVersion:      1.0.0.1</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FileDescription:  TODO: &lt;</w:t>
      </w:r>
      <w:r w:rsidRPr="00D27FDD">
        <w:rPr>
          <w:rFonts w:ascii="Courier" w:eastAsia="宋体" w:hAnsi="Courier" w:cs="宋体"/>
          <w:color w:val="373737"/>
          <w:kern w:val="0"/>
          <w:sz w:val="20"/>
          <w:szCs w:val="20"/>
        </w:rPr>
        <w:t>文件说明</w:t>
      </w:r>
      <w:r w:rsidRPr="00D27FDD">
        <w:rPr>
          <w:rFonts w:ascii="Courier" w:eastAsia="宋体" w:hAnsi="Courier" w:cs="宋体"/>
          <w:color w:val="373737"/>
          <w:kern w:val="0"/>
          <w:sz w:val="20"/>
          <w:szCs w:val="20"/>
        </w:rPr>
        <w:t>&gt;</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LegalCopyright:   TODO: (C) &lt;</w:t>
      </w:r>
      <w:r w:rsidRPr="00D27FDD">
        <w:rPr>
          <w:rFonts w:ascii="Courier" w:eastAsia="宋体" w:hAnsi="Courier" w:cs="宋体"/>
          <w:color w:val="373737"/>
          <w:kern w:val="0"/>
          <w:sz w:val="20"/>
          <w:szCs w:val="20"/>
        </w:rPr>
        <w:t>公司名</w:t>
      </w:r>
      <w:r w:rsidRPr="00D27FDD">
        <w:rPr>
          <w:rFonts w:ascii="Courier" w:eastAsia="宋体" w:hAnsi="Courier" w:cs="宋体"/>
          <w:color w:val="373737"/>
          <w:kern w:val="0"/>
          <w:sz w:val="20"/>
          <w:szCs w:val="20"/>
        </w:rPr>
        <w:t>&gt;</w:t>
      </w:r>
      <w:r w:rsidRPr="00D27FDD">
        <w:rPr>
          <w:rFonts w:ascii="Courier" w:eastAsia="宋体" w:hAnsi="Courier" w:cs="宋体"/>
          <w:color w:val="373737"/>
          <w:kern w:val="0"/>
          <w:sz w:val="20"/>
          <w:szCs w:val="20"/>
        </w:rPr>
        <w:t>。保留所有权利。</w:t>
      </w:r>
    </w:p>
    <w:p w:rsidR="00D27FDD" w:rsidRPr="00D27FDD" w:rsidRDefault="00D27FDD" w:rsidP="00D27FDD">
      <w:pPr>
        <w:widowControl/>
        <w:shd w:val="clear" w:color="auto" w:fill="FFFFFF"/>
        <w:spacing w:after="390"/>
        <w:jc w:val="center"/>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lastRenderedPageBreak/>
        <w:t xml:space="preserve">    </w:t>
      </w:r>
      <w:r w:rsidRPr="00D27FDD">
        <w:rPr>
          <w:rFonts w:ascii="inherit" w:eastAsia="宋体" w:hAnsi="inherit" w:cs="Helvetica"/>
          <w:color w:val="373737"/>
          <w:kern w:val="0"/>
          <w:sz w:val="23"/>
          <w:szCs w:val="23"/>
        </w:rPr>
        <w:t>下面看</w:t>
      </w:r>
      <w:r w:rsidRPr="00D27FDD">
        <w:rPr>
          <w:rFonts w:ascii="inherit" w:eastAsia="宋体" w:hAnsi="inherit" w:cs="Helvetica"/>
          <w:color w:val="373737"/>
          <w:kern w:val="0"/>
          <w:sz w:val="23"/>
          <w:szCs w:val="23"/>
        </w:rPr>
        <w:t>!lmi</w:t>
      </w:r>
      <w:r w:rsidRPr="00D27FDD">
        <w:rPr>
          <w:rFonts w:ascii="inherit" w:eastAsia="宋体" w:hAnsi="inherit" w:cs="Helvetica"/>
          <w:color w:val="373737"/>
          <w:kern w:val="0"/>
          <w:sz w:val="23"/>
          <w:szCs w:val="23"/>
        </w:rPr>
        <w:t>命令，此命令通过指定模块地址查找模块并获取其信息，其命令格式如下</w:t>
      </w:r>
    </w:p>
    <w:p w:rsidR="00D27FDD" w:rsidRPr="00D27FDD" w:rsidRDefault="00D27FDD" w:rsidP="00D27FDD">
      <w:pPr>
        <w:widowControl/>
        <w:numPr>
          <w:ilvl w:val="0"/>
          <w:numId w:val="3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!lm</w:t>
      </w:r>
      <w:r w:rsidRPr="00D27FDD">
        <w:rPr>
          <w:rFonts w:ascii="inherit" w:eastAsia="宋体" w:hAnsi="inherit" w:cs="Helvetica"/>
          <w:color w:val="373737"/>
          <w:kern w:val="0"/>
          <w:sz w:val="23"/>
          <w:szCs w:val="23"/>
        </w:rPr>
        <w:t>i </w:t>
      </w:r>
      <w:r w:rsidRPr="00D27FDD">
        <w:rPr>
          <w:rFonts w:ascii="inherit" w:eastAsia="宋体" w:hAnsi="inherit" w:cs="Helvetica"/>
          <w:i/>
          <w:iCs/>
          <w:color w:val="373737"/>
          <w:kern w:val="0"/>
          <w:sz w:val="23"/>
          <w:szCs w:val="23"/>
        </w:rPr>
        <w:t>模块地址</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此命令侧重获取对调试器有用的信息，请看下面的列表：</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0:000&gt; !lmi 0x400000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Loaded Module Info: [0x400000]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Module: UsbKitApp</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Base Address: 00400000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Image Name: UsbKitApp.exe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Machine Type: 332 (I386)</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Time Stamp: 4b9f9086 Tue Mar 16 22:07:02 2010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Size: 352000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CheckSum: 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Characteristics: 103</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Debug Data Dirs: Type  Size     VA  Pointer</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CODEVIEW  - GUID: {5DB12DF1-71CA-43F7-AD85-0977FB3629A4}</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Age: 3, Pdb: C:\Trunk\CY001\UsbKitApp\Debug\UsbKitApp.pdb</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Image Type: FILE     - Image read successfully from debugger.</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UsbKitApp.exe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Symbol Type: PDB      - Symbols loaded successfully from image header.</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 xml:space="preserve">                 C:\Trunk\CY001\UsbKitApp\Debug\UsbKitApp.pdb</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Compiler: Resource - front end [0.0 bld 0] - back end [9.0 bld 21022]</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Load Report: private symbols &amp; lines, not source indexed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C:\Trunk\CY001\UsbKitApp\Debug\UsbKitApp.pdb</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 </w:t>
      </w:r>
      <w:r w:rsidRPr="00D27FDD">
        <w:rPr>
          <w:rFonts w:ascii="inherit" w:eastAsia="宋体" w:hAnsi="inherit" w:cs="Helvetica"/>
          <w:color w:val="373737"/>
          <w:kern w:val="0"/>
          <w:sz w:val="23"/>
          <w:szCs w:val="23"/>
        </w:rPr>
        <w:t>如果还要查看更详细、丰富的模块信息，可以使用</w:t>
      </w:r>
      <w:r w:rsidRPr="00D27FDD">
        <w:rPr>
          <w:rFonts w:ascii="inherit" w:eastAsia="宋体" w:hAnsi="inherit" w:cs="Helvetica"/>
          <w:color w:val="373737"/>
          <w:kern w:val="0"/>
          <w:sz w:val="23"/>
          <w:szCs w:val="23"/>
        </w:rPr>
        <w:t>!dh</w:t>
      </w:r>
      <w:r w:rsidRPr="00D27FDD">
        <w:rPr>
          <w:rFonts w:ascii="inherit" w:eastAsia="宋体" w:hAnsi="inherit" w:cs="Helvetica"/>
          <w:color w:val="373737"/>
          <w:kern w:val="0"/>
          <w:sz w:val="23"/>
          <w:szCs w:val="23"/>
        </w:rPr>
        <w:t>命令，命令格式如下：</w:t>
      </w:r>
    </w:p>
    <w:p w:rsidR="00D27FDD" w:rsidRPr="00D27FDD" w:rsidRDefault="00D27FDD" w:rsidP="00D27FDD">
      <w:pPr>
        <w:widowControl/>
        <w:numPr>
          <w:ilvl w:val="0"/>
          <w:numId w:val="36"/>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!dh [</w:t>
      </w:r>
      <w:r w:rsidRPr="00D27FDD">
        <w:rPr>
          <w:rFonts w:ascii="inherit" w:eastAsia="宋体" w:hAnsi="inherit" w:cs="Helvetica"/>
          <w:b/>
          <w:bCs/>
          <w:color w:val="373737"/>
          <w:kern w:val="0"/>
          <w:sz w:val="23"/>
          <w:szCs w:val="23"/>
        </w:rPr>
        <w:t>标志</w:t>
      </w:r>
      <w:r w:rsidRPr="00D27FDD">
        <w:rPr>
          <w:rFonts w:ascii="inherit" w:eastAsia="宋体" w:hAnsi="inherit" w:cs="Helvetica"/>
          <w:b/>
          <w:bCs/>
          <w:color w:val="373737"/>
          <w:kern w:val="0"/>
          <w:sz w:val="23"/>
          <w:szCs w:val="23"/>
        </w:rPr>
        <w:t>] </w:t>
      </w:r>
      <w:r w:rsidRPr="00D27FDD">
        <w:rPr>
          <w:rFonts w:ascii="inherit" w:eastAsia="宋体" w:hAnsi="inherit" w:cs="Helvetica"/>
          <w:b/>
          <w:bCs/>
          <w:i/>
          <w:iCs/>
          <w:color w:val="373737"/>
          <w:kern w:val="0"/>
          <w:sz w:val="23"/>
          <w:szCs w:val="23"/>
        </w:rPr>
        <w:t>模块地址</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d</w:t>
      </w:r>
      <w:r w:rsidRPr="00D27FDD">
        <w:rPr>
          <w:rFonts w:ascii="inherit" w:eastAsia="宋体" w:hAnsi="inherit" w:cs="Helvetica"/>
          <w:color w:val="373737"/>
          <w:kern w:val="0"/>
          <w:sz w:val="23"/>
          <w:szCs w:val="23"/>
        </w:rPr>
        <w:t>h</w:t>
      </w:r>
      <w:r w:rsidRPr="00D27FDD">
        <w:rPr>
          <w:rFonts w:ascii="inherit" w:eastAsia="宋体" w:hAnsi="inherit" w:cs="Helvetica"/>
          <w:color w:val="373737"/>
          <w:kern w:val="0"/>
          <w:sz w:val="23"/>
          <w:szCs w:val="23"/>
        </w:rPr>
        <w:t>是</w:t>
      </w:r>
      <w:r w:rsidRPr="00D27FDD">
        <w:rPr>
          <w:rFonts w:ascii="inherit" w:eastAsia="宋体" w:hAnsi="inherit" w:cs="Helvetica"/>
          <w:color w:val="373737"/>
          <w:kern w:val="0"/>
          <w:sz w:val="23"/>
          <w:szCs w:val="23"/>
        </w:rPr>
        <w:t>display header</w:t>
      </w:r>
      <w:r w:rsidRPr="00D27FDD">
        <w:rPr>
          <w:rFonts w:ascii="inherit" w:eastAsia="宋体" w:hAnsi="inherit" w:cs="Helvetica"/>
          <w:color w:val="373737"/>
          <w:kern w:val="0"/>
          <w:sz w:val="23"/>
          <w:szCs w:val="23"/>
        </w:rPr>
        <w:t>的缩写，直译就是</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显示文件头</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的意思，它能够显示非常详细的</w:t>
      </w:r>
      <w:r w:rsidRPr="00D27FDD">
        <w:rPr>
          <w:rFonts w:ascii="inherit" w:eastAsia="宋体" w:hAnsi="inherit" w:cs="Helvetica"/>
          <w:color w:val="373737"/>
          <w:kern w:val="0"/>
          <w:sz w:val="23"/>
          <w:szCs w:val="23"/>
        </w:rPr>
        <w:t>PE</w:t>
      </w:r>
      <w:r w:rsidRPr="00D27FDD">
        <w:rPr>
          <w:rFonts w:ascii="inherit" w:eastAsia="宋体" w:hAnsi="inherit" w:cs="Helvetica"/>
          <w:color w:val="373737"/>
          <w:kern w:val="0"/>
          <w:sz w:val="23"/>
          <w:szCs w:val="23"/>
        </w:rPr>
        <w:t>头信息。下图截取了输出信息中的开头部分，其它详细内容，需要读者熟悉微软的</w:t>
      </w:r>
      <w:r w:rsidRPr="00D27FDD">
        <w:rPr>
          <w:rFonts w:ascii="inherit" w:eastAsia="宋体" w:hAnsi="inherit" w:cs="Helvetica"/>
          <w:color w:val="373737"/>
          <w:kern w:val="0"/>
          <w:sz w:val="23"/>
          <w:szCs w:val="23"/>
        </w:rPr>
        <w:t>PE</w:t>
      </w:r>
      <w:r w:rsidRPr="00D27FDD">
        <w:rPr>
          <w:rFonts w:ascii="inherit" w:eastAsia="宋体" w:hAnsi="inherit" w:cs="Helvetica"/>
          <w:color w:val="373737"/>
          <w:kern w:val="0"/>
          <w:sz w:val="23"/>
          <w:szCs w:val="23"/>
        </w:rPr>
        <w:t>结构才能看懂：</w:t>
      </w:r>
    </w:p>
    <w:p w:rsidR="00D27FDD" w:rsidRPr="00D27FDD" w:rsidRDefault="00D27FDD" w:rsidP="00D27FDD">
      <w:pPr>
        <w:widowControl/>
        <w:shd w:val="clear" w:color="auto" w:fill="FFFFFF"/>
        <w:jc w:val="left"/>
        <w:textAlignment w:val="baseline"/>
        <w:rPr>
          <w:rFonts w:ascii="inherit" w:eastAsia="宋体" w:hAnsi="inherit" w:cs="Helvetica"/>
          <w:color w:val="373737"/>
          <w:kern w:val="0"/>
          <w:sz w:val="23"/>
          <w:szCs w:val="23"/>
        </w:rPr>
      </w:pPr>
      <w:r w:rsidRPr="00D27FDD">
        <w:rPr>
          <w:rFonts w:ascii="inherit" w:eastAsia="宋体" w:hAnsi="inherit" w:cs="Helvetica" w:hint="eastAsia"/>
          <w:noProof/>
          <w:color w:val="1982D1"/>
          <w:kern w:val="0"/>
          <w:sz w:val="23"/>
          <w:szCs w:val="23"/>
          <w:bdr w:val="none" w:sz="0" w:space="0" w:color="auto" w:frame="1"/>
        </w:rPr>
        <w:drawing>
          <wp:inline distT="0" distB="0" distL="0" distR="0">
            <wp:extent cx="2857500" cy="1419225"/>
            <wp:effectExtent l="0" t="0" r="0" b="9525"/>
            <wp:docPr id="9" name="图片 9" descr="!dh">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1419225"/>
                    </a:xfrm>
                    <a:prstGeom prst="rect">
                      <a:avLst/>
                    </a:prstGeom>
                    <a:noFill/>
                    <a:ln>
                      <a:noFill/>
                    </a:ln>
                  </pic:spPr>
                </pic:pic>
              </a:graphicData>
            </a:graphic>
          </wp:inline>
        </w:drawing>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模块相关的知识点讲完了，下面讲符号有关命令。和符号相关的知识点包括：符号路径、符号服务器、符号缓存、符号加载以及符号的使用等。</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2.3 </w:t>
      </w:r>
      <w:r w:rsidRPr="00D27FDD">
        <w:rPr>
          <w:rFonts w:ascii="Helvetica" w:eastAsia="宋体" w:hAnsi="Helvetica" w:cs="Helvetica"/>
          <w:b/>
          <w:bCs/>
          <w:color w:val="000000"/>
          <w:kern w:val="0"/>
          <w:sz w:val="23"/>
          <w:szCs w:val="23"/>
        </w:rPr>
        <w:t>符号路径</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什么是符号路径呢？就是调试器寻找符号文件的方向，它可以是本地文件夹路径、可访问的</w:t>
      </w:r>
      <w:r w:rsidRPr="00D27FDD">
        <w:rPr>
          <w:rFonts w:ascii="Helvetica" w:eastAsia="宋体" w:hAnsi="Helvetica" w:cs="Helvetica"/>
          <w:color w:val="373737"/>
          <w:kern w:val="0"/>
          <w:sz w:val="23"/>
          <w:szCs w:val="23"/>
        </w:rPr>
        <w:t>UNC</w:t>
      </w:r>
      <w:r w:rsidRPr="00D27FDD">
        <w:rPr>
          <w:rFonts w:ascii="Helvetica" w:eastAsia="宋体" w:hAnsi="Helvetica" w:cs="Helvetica"/>
          <w:color w:val="373737"/>
          <w:kern w:val="0"/>
          <w:sz w:val="23"/>
          <w:szCs w:val="23"/>
        </w:rPr>
        <w:t>路径、或者是符号服务器路径。什么是符号服务器呢？如果调试过程中，需要涉及到成千上万个符号文件，以及同一个符号文件存在不同平台下的不同符号文件版本的时候，那么一一手动设置符号路径肯定是不现实的，于是引入符号服务器的概念。符号服务器有一套命名规则，使得调试软件能够正确找到需要的符号文件。一般来说，符号服务器比较大，都是共用的，放在远程主机上。为了降低网络访问的成本，又引入了符号缓存的概念，即将从服务器上下载到的符号文件，保存在本地缓存中，以后调试器需要符号文件的时候，先从缓存中寻找，找不到的时候再到服务器上下载。下面分几部分一一来看。</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设置符号路径：</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设置符号路径的语法如下：</w:t>
      </w:r>
    </w:p>
    <w:p w:rsidR="00D27FDD" w:rsidRPr="00D27FDD" w:rsidRDefault="00D27FDD" w:rsidP="00D27FDD">
      <w:pPr>
        <w:widowControl/>
        <w:numPr>
          <w:ilvl w:val="0"/>
          <w:numId w:val="37"/>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lastRenderedPageBreak/>
        <w:t>.sympath  [+]  [</w:t>
      </w:r>
      <w:r w:rsidRPr="00D27FDD">
        <w:rPr>
          <w:rFonts w:ascii="inherit" w:eastAsia="宋体" w:hAnsi="inherit" w:cs="Helvetica"/>
          <w:color w:val="373737"/>
          <w:kern w:val="0"/>
          <w:sz w:val="23"/>
          <w:szCs w:val="23"/>
        </w:rPr>
        <w:t>路径</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如果不加入任何参数执行</w:t>
      </w:r>
      <w:r w:rsidRPr="00D27FDD">
        <w:rPr>
          <w:rFonts w:ascii="Helvetica" w:eastAsia="宋体" w:hAnsi="Helvetica" w:cs="Helvetica"/>
          <w:color w:val="373737"/>
          <w:kern w:val="0"/>
          <w:sz w:val="23"/>
          <w:szCs w:val="23"/>
        </w:rPr>
        <w:t>.sympath</w:t>
      </w:r>
      <w:r w:rsidRPr="00D27FDD">
        <w:rPr>
          <w:rFonts w:ascii="Helvetica" w:eastAsia="宋体" w:hAnsi="Helvetica" w:cs="Helvetica"/>
          <w:color w:val="373737"/>
          <w:kern w:val="0"/>
          <w:sz w:val="23"/>
          <w:szCs w:val="23"/>
        </w:rPr>
        <w:t>命令，将显示当前的路径设置：</w:t>
      </w:r>
    </w:p>
    <w:p w:rsidR="00D27FDD" w:rsidRPr="00D27FDD" w:rsidRDefault="00D27FDD" w:rsidP="00D27FDD">
      <w:pPr>
        <w:widowControl/>
        <w:numPr>
          <w:ilvl w:val="0"/>
          <w:numId w:val="38"/>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.sympath</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如要覆盖原来的路径设置，使用新路径即可：</w:t>
      </w:r>
    </w:p>
    <w:p w:rsidR="00D27FDD" w:rsidRPr="00D27FDD" w:rsidRDefault="00D27FDD" w:rsidP="00D27FDD">
      <w:pPr>
        <w:widowControl/>
        <w:numPr>
          <w:ilvl w:val="0"/>
          <w:numId w:val="3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.sympath  &lt;</w:t>
      </w:r>
      <w:r w:rsidRPr="00D27FDD">
        <w:rPr>
          <w:rFonts w:ascii="inherit" w:eastAsia="宋体" w:hAnsi="inherit" w:cs="Helvetica"/>
          <w:color w:val="373737"/>
          <w:kern w:val="0"/>
          <w:sz w:val="23"/>
          <w:szCs w:val="23"/>
        </w:rPr>
        <w:t>新路径</w:t>
      </w:r>
      <w:r w:rsidRPr="00D27FDD">
        <w:rPr>
          <w:rFonts w:ascii="inherit" w:eastAsia="宋体" w:hAnsi="inherit" w:cs="Helvetica"/>
          <w:color w:val="373737"/>
          <w:kern w:val="0"/>
          <w:sz w:val="23"/>
          <w:szCs w:val="23"/>
        </w:rPr>
        <w:t>&gt;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要在原有路径的基础上添加一个新路径，可使用：</w:t>
      </w:r>
    </w:p>
    <w:p w:rsidR="00D27FDD" w:rsidRPr="00D27FDD" w:rsidRDefault="00D27FDD" w:rsidP="00D27FDD">
      <w:pPr>
        <w:widowControl/>
        <w:numPr>
          <w:ilvl w:val="0"/>
          <w:numId w:val="40"/>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.sympath+  &lt;</w:t>
      </w:r>
      <w:r w:rsidRPr="00D27FDD">
        <w:rPr>
          <w:rFonts w:ascii="inherit" w:eastAsia="宋体" w:hAnsi="inherit" w:cs="Helvetica"/>
          <w:color w:val="373737"/>
          <w:kern w:val="0"/>
          <w:sz w:val="23"/>
          <w:szCs w:val="23"/>
        </w:rPr>
        <w:t>新增路径</w:t>
      </w:r>
      <w:r w:rsidRPr="00D27FDD">
        <w:rPr>
          <w:rFonts w:ascii="inherit" w:eastAsia="宋体" w:hAnsi="inherit" w:cs="Helvetica"/>
          <w:color w:val="373737"/>
          <w:kern w:val="0"/>
          <w:sz w:val="23"/>
          <w:szCs w:val="23"/>
        </w:rPr>
        <w:t>&gt;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要注意的是，使用</w:t>
      </w:r>
      <w:r w:rsidRPr="00D27FDD">
        <w:rPr>
          <w:rFonts w:ascii="Helvetica" w:eastAsia="宋体" w:hAnsi="Helvetica" w:cs="Helvetica"/>
          <w:color w:val="373737"/>
          <w:kern w:val="0"/>
          <w:sz w:val="23"/>
          <w:szCs w:val="23"/>
        </w:rPr>
        <w:t>.sympath</w:t>
      </w:r>
      <w:r w:rsidRPr="00D27FDD">
        <w:rPr>
          <w:rFonts w:ascii="Helvetica" w:eastAsia="宋体" w:hAnsi="Helvetica" w:cs="Helvetica"/>
          <w:color w:val="373737"/>
          <w:kern w:val="0"/>
          <w:sz w:val="23"/>
          <w:szCs w:val="23"/>
        </w:rPr>
        <w:t>改变或新增符号路径后，符号文件并不会自动更新，应再执行</w:t>
      </w:r>
      <w:r w:rsidRPr="00D27FDD">
        <w:rPr>
          <w:rFonts w:ascii="Helvetica" w:eastAsia="宋体" w:hAnsi="Helvetica" w:cs="Helvetica"/>
          <w:color w:val="373737"/>
          <w:kern w:val="0"/>
          <w:sz w:val="23"/>
          <w:szCs w:val="23"/>
        </w:rPr>
        <w:t>.reload</w:t>
      </w:r>
      <w:r w:rsidRPr="00D27FDD">
        <w:rPr>
          <w:rFonts w:ascii="Helvetica" w:eastAsia="宋体" w:hAnsi="Helvetica" w:cs="Helvetica"/>
          <w:color w:val="373737"/>
          <w:kern w:val="0"/>
          <w:sz w:val="23"/>
          <w:szCs w:val="23"/>
        </w:rPr>
        <w:t>命令以更新之。</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这里要谈一谈延迟加载的知识点。延迟加载使得模块的符号表，只在第一次真正使用的时候才被加载。这加快了程序启动，不用在一开始耗费大量时间加载全部的符号文件。</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使用</w:t>
      </w:r>
      <w:r w:rsidRPr="00D27FDD">
        <w:rPr>
          <w:rFonts w:ascii="Helvetica" w:eastAsia="宋体" w:hAnsi="Helvetica" w:cs="Helvetica"/>
          <w:color w:val="373737"/>
          <w:kern w:val="0"/>
          <w:sz w:val="23"/>
          <w:szCs w:val="23"/>
        </w:rPr>
        <w:t>.symopt +4</w:t>
      </w:r>
      <w:r w:rsidRPr="00D27FDD">
        <w:rPr>
          <w:rFonts w:ascii="Helvetica" w:eastAsia="宋体" w:hAnsi="Helvetica" w:cs="Helvetica"/>
          <w:color w:val="373737"/>
          <w:kern w:val="0"/>
          <w:sz w:val="23"/>
          <w:szCs w:val="23"/>
        </w:rPr>
        <w:t>和</w:t>
      </w:r>
      <w:r w:rsidRPr="00D27FDD">
        <w:rPr>
          <w:rFonts w:ascii="Helvetica" w:eastAsia="宋体" w:hAnsi="Helvetica" w:cs="Helvetica"/>
          <w:color w:val="373737"/>
          <w:kern w:val="0"/>
          <w:sz w:val="23"/>
          <w:szCs w:val="23"/>
        </w:rPr>
        <w:t>.symopt -4</w:t>
      </w:r>
      <w:r w:rsidRPr="00D27FDD">
        <w:rPr>
          <w:rFonts w:ascii="Helvetica" w:eastAsia="宋体" w:hAnsi="Helvetica" w:cs="Helvetica"/>
          <w:color w:val="373737"/>
          <w:kern w:val="0"/>
          <w:sz w:val="23"/>
          <w:szCs w:val="23"/>
        </w:rPr>
        <w:t>来开启或关闭延迟加载设置。</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在已经启动了延迟加载的情况下，如想临时改变策略，立刻将指定模块的符号加载到调试器中，可以使用</w:t>
      </w:r>
      <w:r w:rsidRPr="00D27FDD">
        <w:rPr>
          <w:rFonts w:ascii="Helvetica" w:eastAsia="宋体" w:hAnsi="Helvetica" w:cs="Helvetica"/>
          <w:color w:val="373737"/>
          <w:kern w:val="0"/>
          <w:sz w:val="23"/>
          <w:szCs w:val="23"/>
        </w:rPr>
        <w:t>ld</w:t>
      </w:r>
      <w:r w:rsidRPr="00D27FDD">
        <w:rPr>
          <w:rFonts w:ascii="Helvetica" w:eastAsia="宋体" w:hAnsi="Helvetica" w:cs="Helvetica"/>
          <w:color w:val="373737"/>
          <w:kern w:val="0"/>
          <w:sz w:val="23"/>
          <w:szCs w:val="23"/>
        </w:rPr>
        <w:t>或者</w:t>
      </w:r>
      <w:r w:rsidRPr="00D27FDD">
        <w:rPr>
          <w:rFonts w:ascii="Helvetica" w:eastAsia="宋体" w:hAnsi="Helvetica" w:cs="Helvetica"/>
          <w:color w:val="373737"/>
          <w:kern w:val="0"/>
          <w:sz w:val="23"/>
          <w:szCs w:val="23"/>
        </w:rPr>
        <w:t>.reload /f</w:t>
      </w:r>
      <w:r w:rsidRPr="00D27FDD">
        <w:rPr>
          <w:rFonts w:ascii="Helvetica" w:eastAsia="宋体" w:hAnsi="Helvetica" w:cs="Helvetica"/>
          <w:color w:val="373737"/>
          <w:kern w:val="0"/>
          <w:sz w:val="23"/>
          <w:szCs w:val="23"/>
        </w:rPr>
        <w:t>命令。</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符号服务器与符号缓存：</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设置符号服务器的基本语法是：</w:t>
      </w:r>
    </w:p>
    <w:p w:rsidR="00D27FDD" w:rsidRPr="00D27FDD" w:rsidRDefault="00D27FDD" w:rsidP="00D27FDD">
      <w:pPr>
        <w:widowControl/>
        <w:numPr>
          <w:ilvl w:val="0"/>
          <w:numId w:val="41"/>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SRV*[</w:t>
      </w:r>
      <w:r w:rsidRPr="00D27FDD">
        <w:rPr>
          <w:rFonts w:ascii="inherit" w:eastAsia="宋体" w:hAnsi="inherit" w:cs="Helvetica"/>
          <w:color w:val="373737"/>
          <w:kern w:val="0"/>
          <w:sz w:val="23"/>
          <w:szCs w:val="23"/>
        </w:rPr>
        <w:t>符号缓存</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服务器地址</w:t>
      </w:r>
    </w:p>
    <w:p w:rsidR="00D27FDD" w:rsidRPr="00D27FDD" w:rsidRDefault="00D27FDD" w:rsidP="00D27FDD">
      <w:pPr>
        <w:widowControl/>
        <w:shd w:val="clear" w:color="auto" w:fill="FFFFFF"/>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语法由</w:t>
      </w:r>
      <w:r w:rsidRPr="00D27FDD">
        <w:rPr>
          <w:rFonts w:ascii="Helvetica" w:eastAsia="宋体" w:hAnsi="Helvetica" w:cs="Helvetica"/>
          <w:color w:val="373737"/>
          <w:kern w:val="0"/>
          <w:sz w:val="23"/>
          <w:szCs w:val="23"/>
        </w:rPr>
        <w:t>SRV</w:t>
      </w:r>
      <w:r w:rsidRPr="00D27FDD">
        <w:rPr>
          <w:rFonts w:ascii="Helvetica" w:eastAsia="宋体" w:hAnsi="Helvetica" w:cs="Helvetica"/>
          <w:color w:val="373737"/>
          <w:kern w:val="0"/>
          <w:sz w:val="23"/>
          <w:szCs w:val="23"/>
        </w:rPr>
        <w:t>引导，符号缓存和服务器地址的前面各有一个星号引导。符号缓存一般也叫做下游符号库。如某公司有一台专门的符号服务器，地址为</w:t>
      </w:r>
      <w:hyperlink r:id="rId17" w:history="1">
        <w:r w:rsidRPr="00D27FDD">
          <w:rPr>
            <w:rFonts w:ascii="inherit" w:eastAsia="宋体" w:hAnsi="inherit" w:cs="Helvetica"/>
            <w:color w:val="1982D1"/>
            <w:kern w:val="0"/>
            <w:sz w:val="23"/>
            <w:szCs w:val="23"/>
            <w:bdr w:val="none" w:sz="0" w:space="0" w:color="auto" w:frame="1"/>
          </w:rPr>
          <w:t>\\symsrv\\symbols</w:t>
        </w:r>
      </w:hyperlink>
      <w:r w:rsidRPr="00D27FDD">
        <w:rPr>
          <w:rFonts w:ascii="Helvetica" w:eastAsia="宋体" w:hAnsi="Helvetica" w:cs="Helvetica"/>
          <w:color w:val="373737"/>
          <w:kern w:val="0"/>
          <w:sz w:val="23"/>
          <w:szCs w:val="23"/>
        </w:rPr>
        <w:t>，则他们公司的所有开发人员都应该在他们的调试器中使用类似下面的命令：</w:t>
      </w:r>
    </w:p>
    <w:p w:rsidR="00D27FDD" w:rsidRPr="00D27FDD" w:rsidRDefault="00D27FDD" w:rsidP="00D27FDD">
      <w:pPr>
        <w:widowControl/>
        <w:numPr>
          <w:ilvl w:val="0"/>
          <w:numId w:val="42"/>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.sympath+ srv*c:\symbols*\\symsrv\symbols</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此外，我们总是应该把微软的公用符号库加入到我们的符号路径中：</w:t>
      </w:r>
    </w:p>
    <w:p w:rsidR="00D27FDD" w:rsidRPr="00D27FDD" w:rsidRDefault="00D27FDD" w:rsidP="00D27FDD">
      <w:pPr>
        <w:widowControl/>
        <w:numPr>
          <w:ilvl w:val="0"/>
          <w:numId w:val="43"/>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.sympath+ srv*&lt;</w:t>
      </w:r>
      <w:r w:rsidRPr="00D27FDD">
        <w:rPr>
          <w:rFonts w:ascii="inherit" w:eastAsia="宋体" w:hAnsi="inherit" w:cs="Helvetica"/>
          <w:color w:val="373737"/>
          <w:kern w:val="0"/>
          <w:sz w:val="23"/>
          <w:szCs w:val="23"/>
        </w:rPr>
        <w:t>缓存地址</w:t>
      </w:r>
      <w:r w:rsidRPr="00D27FDD">
        <w:rPr>
          <w:rFonts w:ascii="inherit" w:eastAsia="宋体" w:hAnsi="inherit" w:cs="Helvetica"/>
          <w:color w:val="373737"/>
          <w:kern w:val="0"/>
          <w:sz w:val="23"/>
          <w:szCs w:val="23"/>
        </w:rPr>
        <w:t>&gt;*</w:t>
      </w:r>
      <w:hyperlink r:id="rId18" w:history="1">
        <w:r w:rsidRPr="00D27FDD">
          <w:rPr>
            <w:rFonts w:ascii="inherit" w:eastAsia="宋体" w:hAnsi="inherit" w:cs="Helvetica"/>
            <w:b/>
            <w:bCs/>
            <w:color w:val="1982D1"/>
            <w:kern w:val="0"/>
            <w:sz w:val="23"/>
            <w:szCs w:val="23"/>
            <w:bdr w:val="none" w:sz="0" w:space="0" w:color="auto" w:frame="1"/>
          </w:rPr>
          <w:t>http://msdl.microsoft.com/download/symbols</w:t>
        </w:r>
      </w:hyperlink>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这是一台微软对外公开的服务器，使用</w:t>
      </w:r>
      <w:r w:rsidRPr="00D27FDD">
        <w:rPr>
          <w:rFonts w:ascii="Helvetica" w:eastAsia="宋体" w:hAnsi="Helvetica" w:cs="Helvetica"/>
          <w:color w:val="373737"/>
          <w:kern w:val="0"/>
          <w:sz w:val="23"/>
          <w:szCs w:val="23"/>
        </w:rPr>
        <w:t>http</w:t>
      </w:r>
      <w:r w:rsidRPr="00D27FDD">
        <w:rPr>
          <w:rFonts w:ascii="Helvetica" w:eastAsia="宋体" w:hAnsi="Helvetica" w:cs="Helvetica"/>
          <w:color w:val="373737"/>
          <w:kern w:val="0"/>
          <w:sz w:val="23"/>
          <w:szCs w:val="23"/>
        </w:rPr>
        <w:t>地址访问，不是所有人都能牢记这个网址，所以最好的办法就是使用</w:t>
      </w:r>
      <w:r w:rsidRPr="00D27FDD">
        <w:rPr>
          <w:rFonts w:ascii="Helvetica" w:eastAsia="宋体" w:hAnsi="Helvetica" w:cs="Helvetica"/>
          <w:color w:val="373737"/>
          <w:kern w:val="0"/>
          <w:sz w:val="23"/>
          <w:szCs w:val="23"/>
        </w:rPr>
        <w:t>.symfix</w:t>
      </w:r>
      <w:r w:rsidRPr="00D27FDD">
        <w:rPr>
          <w:rFonts w:ascii="Helvetica" w:eastAsia="宋体" w:hAnsi="Helvetica" w:cs="Helvetica"/>
          <w:color w:val="373737"/>
          <w:kern w:val="0"/>
          <w:sz w:val="23"/>
          <w:szCs w:val="23"/>
        </w:rPr>
        <w:t>命令，语法如下：</w:t>
      </w:r>
    </w:p>
    <w:p w:rsidR="00D27FDD" w:rsidRPr="00D27FDD" w:rsidRDefault="00D27FDD" w:rsidP="00D27FDD">
      <w:pPr>
        <w:widowControl/>
        <w:numPr>
          <w:ilvl w:val="0"/>
          <w:numId w:val="44"/>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.symfix [+] [</w:t>
      </w:r>
      <w:r w:rsidRPr="00D27FDD">
        <w:rPr>
          <w:rFonts w:ascii="inherit" w:eastAsia="宋体" w:hAnsi="inherit" w:cs="Helvetica"/>
          <w:color w:val="373737"/>
          <w:kern w:val="0"/>
          <w:sz w:val="23"/>
          <w:szCs w:val="23"/>
        </w:rPr>
        <w:t>符号缓存地址</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这个命令等价于上面的</w:t>
      </w:r>
      <w:r w:rsidRPr="00D27FDD">
        <w:rPr>
          <w:rFonts w:ascii="Helvetica" w:eastAsia="宋体" w:hAnsi="Helvetica" w:cs="Helvetica"/>
          <w:color w:val="373737"/>
          <w:kern w:val="0"/>
          <w:sz w:val="23"/>
          <w:szCs w:val="23"/>
        </w:rPr>
        <w:t>.sympath</w:t>
      </w:r>
      <w:r w:rsidRPr="00D27FDD">
        <w:rPr>
          <w:rFonts w:ascii="Helvetica" w:eastAsia="宋体" w:hAnsi="Helvetica" w:cs="Helvetica"/>
          <w:color w:val="373737"/>
          <w:kern w:val="0"/>
          <w:sz w:val="23"/>
          <w:szCs w:val="23"/>
        </w:rPr>
        <w:t>命令，而不用输入长长的</w:t>
      </w:r>
      <w:r w:rsidRPr="00D27FDD">
        <w:rPr>
          <w:rFonts w:ascii="Helvetica" w:eastAsia="宋体" w:hAnsi="Helvetica" w:cs="Helvetica"/>
          <w:color w:val="373737"/>
          <w:kern w:val="0"/>
          <w:sz w:val="23"/>
          <w:szCs w:val="23"/>
        </w:rPr>
        <w:t>http</w:t>
      </w:r>
      <w:r w:rsidRPr="00D27FDD">
        <w:rPr>
          <w:rFonts w:ascii="Helvetica" w:eastAsia="宋体" w:hAnsi="Helvetica" w:cs="Helvetica"/>
          <w:color w:val="373737"/>
          <w:kern w:val="0"/>
          <w:sz w:val="23"/>
          <w:szCs w:val="23"/>
        </w:rPr>
        <w:t>地址。</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0:000&gt; .symfix c:\windows\symbols</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0:000&gt; .sympath</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Symbol search path is: SRV*c:\windows\symbols*http://msdl.microsoft.com/download/symbols</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符号选项：</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命令格式如下：</w:t>
      </w:r>
    </w:p>
    <w:p w:rsidR="00D27FDD" w:rsidRPr="00D27FDD" w:rsidRDefault="00D27FDD" w:rsidP="00D27FDD">
      <w:pPr>
        <w:widowControl/>
        <w:numPr>
          <w:ilvl w:val="0"/>
          <w:numId w:val="4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显示当前设置：</w:t>
      </w:r>
      <w:r w:rsidRPr="00D27FDD">
        <w:rPr>
          <w:rFonts w:ascii="inherit" w:eastAsia="宋体" w:hAnsi="inherit" w:cs="Helvetica"/>
          <w:color w:val="373737"/>
          <w:kern w:val="0"/>
          <w:sz w:val="23"/>
          <w:szCs w:val="23"/>
        </w:rPr>
        <w:t>.symopt</w:t>
      </w:r>
    </w:p>
    <w:p w:rsidR="00D27FDD" w:rsidRPr="00D27FDD" w:rsidRDefault="00D27FDD" w:rsidP="00D27FDD">
      <w:pPr>
        <w:widowControl/>
        <w:numPr>
          <w:ilvl w:val="0"/>
          <w:numId w:val="4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增加选项：</w:t>
      </w:r>
      <w:r w:rsidRPr="00D27FDD">
        <w:rPr>
          <w:rFonts w:ascii="inherit" w:eastAsia="宋体" w:hAnsi="inherit" w:cs="Helvetica"/>
          <w:color w:val="373737"/>
          <w:kern w:val="0"/>
          <w:sz w:val="23"/>
          <w:szCs w:val="23"/>
        </w:rPr>
        <w:t>.symopt+  </w:t>
      </w:r>
      <w:r w:rsidRPr="00D27FDD">
        <w:rPr>
          <w:rFonts w:ascii="inherit" w:eastAsia="宋体" w:hAnsi="inherit" w:cs="Helvetica"/>
          <w:i/>
          <w:iCs/>
          <w:color w:val="373737"/>
          <w:kern w:val="0"/>
          <w:sz w:val="23"/>
          <w:szCs w:val="23"/>
        </w:rPr>
        <w:t>Flags</w:t>
      </w:r>
    </w:p>
    <w:p w:rsidR="00D27FDD" w:rsidRPr="00D27FDD" w:rsidRDefault="00D27FDD" w:rsidP="00D27FDD">
      <w:pPr>
        <w:widowControl/>
        <w:numPr>
          <w:ilvl w:val="0"/>
          <w:numId w:val="4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删除选项：</w:t>
      </w:r>
      <w:r w:rsidRPr="00D27FDD">
        <w:rPr>
          <w:rFonts w:ascii="inherit" w:eastAsia="宋体" w:hAnsi="inherit" w:cs="Helvetica"/>
          <w:color w:val="373737"/>
          <w:kern w:val="0"/>
          <w:sz w:val="23"/>
          <w:szCs w:val="23"/>
        </w:rPr>
        <w:t>.symopt-  </w:t>
      </w:r>
      <w:r w:rsidRPr="00D27FDD">
        <w:rPr>
          <w:rFonts w:ascii="inherit" w:eastAsia="宋体" w:hAnsi="inherit" w:cs="Helvetica"/>
          <w:i/>
          <w:iCs/>
          <w:color w:val="373737"/>
          <w:kern w:val="0"/>
          <w:sz w:val="23"/>
          <w:szCs w:val="23"/>
        </w:rPr>
        <w:t>Flags</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第一个命令没有任何参数，显示当前设置。后面两个，第二个命令含有</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代表添加一个选项，第三个命令含有</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代表去除一个选项。</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001&gt; .symopt</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Symbol options are 0x30337:</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0x00000001 - SYMOPT_CASE_INSENSITIVE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0x00000002 - SYMOPT_UNDNAME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0x00000004 - SYMOPT_DEFERRED_LOADS</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0x00000010 - SYMOPT_LOAD_LINES</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0x00000020 - SYMOPT_OMAP_FIND_NEAREST</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0x00000100 - SYMOPT_NO_UNQUALIFIED_LOADS</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0x00000200 - SYMOPT_FAIL_CRITICAL_ERRORS</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0x00010000 - SYMOPT_AUTO_PUBLICS</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0x00020000 - SYMOPT_NO_IMAGE_SEARCH</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lastRenderedPageBreak/>
        <w:t>可用的符号选项请见下表：</w:t>
      </w:r>
    </w:p>
    <w:tbl>
      <w:tblPr>
        <w:tblW w:w="8760" w:type="dxa"/>
        <w:tblCellSpacing w:w="15" w:type="dxa"/>
        <w:tblBorders>
          <w:top w:val="outset" w:sz="2" w:space="0" w:color="auto"/>
          <w:left w:val="outset" w:sz="2" w:space="0" w:color="auto"/>
          <w:bottom w:val="single" w:sz="6" w:space="0" w:color="DDDDDD"/>
          <w:right w:val="outset" w:sz="2" w:space="0" w:color="auto"/>
        </w:tblBorders>
        <w:shd w:val="clear" w:color="auto" w:fill="FFFFFF"/>
        <w:tblCellMar>
          <w:left w:w="0" w:type="dxa"/>
          <w:right w:w="0" w:type="dxa"/>
        </w:tblCellMar>
        <w:tblLook w:val="04A0" w:firstRow="1" w:lastRow="0" w:firstColumn="1" w:lastColumn="0" w:noHBand="0" w:noVBand="1"/>
      </w:tblPr>
      <w:tblGrid>
        <w:gridCol w:w="1370"/>
        <w:gridCol w:w="4190"/>
        <w:gridCol w:w="3200"/>
      </w:tblGrid>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center"/>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值</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center"/>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可读名称</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center"/>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描述</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0×1</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SYMOPT_CASE_INSENSITIVE</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符号名称不区分大小写</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0×2</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SYMOPT_UNDNAME</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符号名称未修饰</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0×4</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SYMOPT_DEFERRED_LOADS</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延迟加载</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0×8</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SYMOPT_NO_CPP</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关闭</w:t>
            </w:r>
            <w:r w:rsidRPr="00D27FDD">
              <w:rPr>
                <w:rFonts w:ascii="inherit" w:eastAsia="宋体" w:hAnsi="inherit" w:cs="Helvetica"/>
                <w:color w:val="373737"/>
                <w:kern w:val="0"/>
                <w:sz w:val="23"/>
                <w:szCs w:val="23"/>
              </w:rPr>
              <w:t>C++</w:t>
            </w:r>
            <w:r w:rsidRPr="00D27FDD">
              <w:rPr>
                <w:rFonts w:ascii="inherit" w:eastAsia="宋体" w:hAnsi="inherit" w:cs="Helvetica"/>
                <w:color w:val="373737"/>
                <w:kern w:val="0"/>
                <w:sz w:val="23"/>
                <w:szCs w:val="23"/>
              </w:rPr>
              <w:t>转换，</w:t>
            </w:r>
            <w:r w:rsidRPr="00D27FDD">
              <w:rPr>
                <w:rFonts w:ascii="inherit" w:eastAsia="宋体" w:hAnsi="inherit" w:cs="Helvetica"/>
                <w:color w:val="373737"/>
                <w:kern w:val="0"/>
                <w:sz w:val="23"/>
                <w:szCs w:val="23"/>
              </w:rPr>
              <w:t>C++</w:t>
            </w:r>
            <w:r w:rsidRPr="00D27FDD">
              <w:rPr>
                <w:rFonts w:ascii="inherit" w:eastAsia="宋体" w:hAnsi="inherit" w:cs="Helvetica"/>
                <w:color w:val="373737"/>
                <w:kern w:val="0"/>
                <w:sz w:val="23"/>
                <w:szCs w:val="23"/>
              </w:rPr>
              <w:t>中的</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符号将以</w:t>
            </w:r>
            <w:r w:rsidRPr="00D27FDD">
              <w:rPr>
                <w:rFonts w:ascii="inherit" w:eastAsia="宋体" w:hAnsi="inherit" w:cs="Helvetica"/>
                <w:color w:val="373737"/>
                <w:kern w:val="0"/>
                <w:sz w:val="23"/>
                <w:szCs w:val="23"/>
              </w:rPr>
              <w:t>__</w:t>
            </w:r>
            <w:r w:rsidRPr="00D27FDD">
              <w:rPr>
                <w:rFonts w:ascii="inherit" w:eastAsia="宋体" w:hAnsi="inherit" w:cs="Helvetica"/>
                <w:color w:val="373737"/>
                <w:kern w:val="0"/>
                <w:sz w:val="23"/>
                <w:szCs w:val="23"/>
              </w:rPr>
              <w:t>显示</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0×10</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SYMOPT_LOAD_LINES</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从源文件中加载行号</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0×20</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SYMOPT_OMAP_FIND_</w:t>
            </w:r>
          </w:p>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NEAREST</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如果由于编译器优化导致找不到对应的符号，就以最近的一个符号代替之</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0×40</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SYMOPT_LOAD_ANYTHING</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使得符号匹配的时候，匹配原则较松散，不那么严格。</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0×80</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SYMOPT_IGNORE_CVREC</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忽略镜像文件头中的</w:t>
            </w:r>
            <w:r w:rsidRPr="00D27FDD">
              <w:rPr>
                <w:rFonts w:ascii="inherit" w:eastAsia="宋体" w:hAnsi="inherit" w:cs="Helvetica"/>
                <w:color w:val="373737"/>
                <w:kern w:val="0"/>
                <w:sz w:val="23"/>
                <w:szCs w:val="23"/>
              </w:rPr>
              <w:t>CV</w:t>
            </w:r>
            <w:r w:rsidRPr="00D27FDD">
              <w:rPr>
                <w:rFonts w:ascii="inherit" w:eastAsia="宋体" w:hAnsi="inherit" w:cs="Helvetica"/>
                <w:color w:val="373737"/>
                <w:kern w:val="0"/>
                <w:sz w:val="23"/>
                <w:szCs w:val="23"/>
              </w:rPr>
              <w:t>记录</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0×100</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SYMOPT_NO_UNQUALIFIED_</w:t>
            </w:r>
          </w:p>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LOADS</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只在已加载模块中搜索符号，如果搜索符号失败，不会自动加载新模块。</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0×200</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SYMOPT_FAIL_CRITICAL_</w:t>
            </w:r>
          </w:p>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ERRORS</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不显示文件访问错误对话框。</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lastRenderedPageBreak/>
              <w:t>0×400</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SYMOPT_EXACT_SYMBOLS</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进行最严格的符号文件检查，只要有微小的差异，符号文件都不会被加载。</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0×800</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SYMOPT_ALLOW_ABSOLUTE_</w:t>
            </w:r>
          </w:p>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SYMBOLS</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允许从内存的一个绝对地址处读取符号信息。</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0×1000</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SYMOPT_IGNORE_NT_</w:t>
            </w:r>
          </w:p>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SYMPATH</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忽视在环境变量中设置的符号路径，也忽视被调试进程的执行路径。也就是说，当搜索符号文件的时候，不会从这些路径中搜索。</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0×2000</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SYMOPT_INCLUDE_32BIT_MODULES</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让运行在安腾系统上的调试器，也枚举</w:t>
            </w:r>
            <w:r w:rsidRPr="00D27FDD">
              <w:rPr>
                <w:rFonts w:ascii="inherit" w:eastAsia="宋体" w:hAnsi="inherit" w:cs="Helvetica"/>
                <w:color w:val="373737"/>
                <w:kern w:val="0"/>
                <w:sz w:val="23"/>
                <w:szCs w:val="23"/>
              </w:rPr>
              <w:t>32</w:t>
            </w:r>
            <w:r w:rsidRPr="00D27FDD">
              <w:rPr>
                <w:rFonts w:ascii="inherit" w:eastAsia="宋体" w:hAnsi="inherit" w:cs="Helvetica"/>
                <w:color w:val="373737"/>
                <w:kern w:val="0"/>
                <w:sz w:val="23"/>
                <w:szCs w:val="23"/>
              </w:rPr>
              <w:t>位模块。</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0×4000</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SYMOPT_PUBLICS_ONLY</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仅搜索符号文件的公共（</w:t>
            </w:r>
            <w:r w:rsidRPr="00D27FDD">
              <w:rPr>
                <w:rFonts w:ascii="inherit" w:eastAsia="宋体" w:hAnsi="inherit" w:cs="Helvetica"/>
                <w:color w:val="373737"/>
                <w:kern w:val="0"/>
                <w:sz w:val="23"/>
                <w:szCs w:val="23"/>
              </w:rPr>
              <w:t>PUBLIC</w:t>
            </w:r>
            <w:r w:rsidRPr="00D27FDD">
              <w:rPr>
                <w:rFonts w:ascii="inherit" w:eastAsia="宋体" w:hAnsi="inherit" w:cs="Helvetica"/>
                <w:color w:val="373737"/>
                <w:kern w:val="0"/>
                <w:sz w:val="23"/>
                <w:szCs w:val="23"/>
              </w:rPr>
              <w:t>）符号表，忽略私有符号表。</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0×8000</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SYMOPT_NO_PUBLICS</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不搜索符号文件的公共（</w:t>
            </w:r>
            <w:r w:rsidRPr="00D27FDD">
              <w:rPr>
                <w:rFonts w:ascii="inherit" w:eastAsia="宋体" w:hAnsi="inherit" w:cs="Helvetica"/>
                <w:color w:val="373737"/>
                <w:kern w:val="0"/>
                <w:sz w:val="23"/>
                <w:szCs w:val="23"/>
              </w:rPr>
              <w:t>PUBLIC</w:t>
            </w:r>
            <w:r w:rsidRPr="00D27FDD">
              <w:rPr>
                <w:rFonts w:ascii="inherit" w:eastAsia="宋体" w:hAnsi="inherit" w:cs="Helvetica"/>
                <w:color w:val="373737"/>
                <w:kern w:val="0"/>
                <w:sz w:val="23"/>
                <w:szCs w:val="23"/>
              </w:rPr>
              <w:t>）符号表</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0×10000</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SYMOPT_AUTO_PUBLICS</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先搜索</w:t>
            </w:r>
            <w:r w:rsidRPr="00D27FDD">
              <w:rPr>
                <w:rFonts w:ascii="inherit" w:eastAsia="宋体" w:hAnsi="inherit" w:cs="Helvetica"/>
                <w:color w:val="373737"/>
                <w:kern w:val="0"/>
                <w:sz w:val="23"/>
                <w:szCs w:val="23"/>
              </w:rPr>
              <w:t>pdb</w:t>
            </w:r>
            <w:r w:rsidRPr="00D27FDD">
              <w:rPr>
                <w:rFonts w:ascii="inherit" w:eastAsia="宋体" w:hAnsi="inherit" w:cs="Helvetica"/>
                <w:color w:val="373737"/>
                <w:kern w:val="0"/>
                <w:sz w:val="23"/>
                <w:szCs w:val="23"/>
              </w:rPr>
              <w:t>文件的私有符号表，如果在其中找到对应的符号，就不再搜索公共（</w:t>
            </w:r>
            <w:r w:rsidRPr="00D27FDD">
              <w:rPr>
                <w:rFonts w:ascii="inherit" w:eastAsia="宋体" w:hAnsi="inherit" w:cs="Helvetica"/>
                <w:color w:val="373737"/>
                <w:kern w:val="0"/>
                <w:sz w:val="23"/>
                <w:szCs w:val="23"/>
              </w:rPr>
              <w:t>PUBLIC</w:t>
            </w:r>
            <w:r w:rsidRPr="00D27FDD">
              <w:rPr>
                <w:rFonts w:ascii="inherit" w:eastAsia="宋体" w:hAnsi="inherit" w:cs="Helvetica"/>
                <w:color w:val="373737"/>
                <w:kern w:val="0"/>
                <w:sz w:val="23"/>
                <w:szCs w:val="23"/>
              </w:rPr>
              <w:t>）符号表，这可以加快搜索速度。</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0×20000</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SYMOPT_NO_IMAGE_SEARCH</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不搜索镜像拷贝</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0×40000</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SYMOPT_SECURE</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安全模式，让调试器尽量不影响到主机。</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lastRenderedPageBreak/>
              <w:t>0×80000</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SYMOPT_NO_PROMPTS</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不显示符号代理服务器的认证对话框，将导致某些时候无法访问符号服务器</w:t>
            </w:r>
          </w:p>
        </w:tc>
      </w:tr>
      <w:tr w:rsidR="00D27FDD" w:rsidRPr="00D27FDD" w:rsidTr="00D27FDD">
        <w:trPr>
          <w:tblCellSpacing w:w="15" w:type="dxa"/>
        </w:trPr>
        <w:tc>
          <w:tcPr>
            <w:tcW w:w="94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0×80000000</w:t>
            </w:r>
          </w:p>
        </w:tc>
        <w:tc>
          <w:tcPr>
            <w:tcW w:w="3090"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SYMOPT_DEBUG</w:t>
            </w:r>
          </w:p>
        </w:tc>
        <w:tc>
          <w:tcPr>
            <w:tcW w:w="4065" w:type="dxa"/>
            <w:tcBorders>
              <w:top w:val="single" w:sz="6" w:space="0" w:color="DDDDDD"/>
              <w:left w:val="outset" w:sz="2" w:space="0" w:color="auto"/>
              <w:bottom w:val="outset" w:sz="2" w:space="0" w:color="auto"/>
              <w:right w:val="outset" w:sz="2" w:space="0" w:color="auto"/>
            </w:tcBorders>
            <w:shd w:val="clear" w:color="auto" w:fill="FFFFFF"/>
            <w:tcMar>
              <w:top w:w="90" w:type="dxa"/>
              <w:left w:w="0" w:type="dxa"/>
              <w:bottom w:w="90" w:type="dxa"/>
              <w:right w:w="150" w:type="dxa"/>
            </w:tcMar>
            <w:vAlign w:val="bottom"/>
            <w:hideMark/>
          </w:tcPr>
          <w:p w:rsidR="00D27FDD" w:rsidRPr="00D27FDD" w:rsidRDefault="00D27FDD" w:rsidP="00D27FDD">
            <w:pPr>
              <w:widowControl/>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显示符号搜索的详细过程和信息</w:t>
            </w:r>
          </w:p>
        </w:tc>
      </w:tr>
    </w:tbl>
    <w:p w:rsidR="00D27FDD" w:rsidRPr="00D27FDD" w:rsidRDefault="00D27FDD" w:rsidP="00D27FDD">
      <w:pPr>
        <w:widowControl/>
        <w:shd w:val="clear" w:color="auto" w:fill="FFFFFF"/>
        <w:spacing w:after="390"/>
        <w:jc w:val="center"/>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表</w:t>
      </w:r>
      <w:r w:rsidRPr="00D27FDD">
        <w:rPr>
          <w:rFonts w:ascii="Helvetica" w:eastAsia="宋体" w:hAnsi="Helvetica" w:cs="Helvetica"/>
          <w:color w:val="373737"/>
          <w:kern w:val="0"/>
          <w:sz w:val="23"/>
          <w:szCs w:val="23"/>
        </w:rPr>
        <w:t xml:space="preserve">8-1 </w:t>
      </w:r>
      <w:r w:rsidRPr="00D27FDD">
        <w:rPr>
          <w:rFonts w:ascii="Helvetica" w:eastAsia="宋体" w:hAnsi="Helvetica" w:cs="Helvetica"/>
          <w:color w:val="373737"/>
          <w:kern w:val="0"/>
          <w:sz w:val="23"/>
          <w:szCs w:val="23"/>
        </w:rPr>
        <w:t>符号选项</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2.4 </w:t>
      </w:r>
      <w:r w:rsidRPr="00D27FDD">
        <w:rPr>
          <w:rFonts w:ascii="Helvetica" w:eastAsia="宋体" w:hAnsi="Helvetica" w:cs="Helvetica"/>
          <w:b/>
          <w:bCs/>
          <w:color w:val="000000"/>
          <w:kern w:val="0"/>
          <w:sz w:val="23"/>
          <w:szCs w:val="23"/>
        </w:rPr>
        <w:t>符号加载</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本节分下面几个子题目分别讲解。</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立刻加载：</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其命令格式如下：</w:t>
      </w:r>
    </w:p>
    <w:p w:rsidR="00D27FDD" w:rsidRPr="00D27FDD" w:rsidRDefault="00D27FDD" w:rsidP="00D27FDD">
      <w:pPr>
        <w:widowControl/>
        <w:numPr>
          <w:ilvl w:val="0"/>
          <w:numId w:val="46"/>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ld </w:t>
      </w:r>
      <w:r w:rsidRPr="00D27FDD">
        <w:rPr>
          <w:rFonts w:ascii="inherit" w:eastAsia="宋体" w:hAnsi="inherit" w:cs="Helvetica"/>
          <w:i/>
          <w:iCs/>
          <w:color w:val="373737"/>
          <w:kern w:val="0"/>
          <w:sz w:val="23"/>
          <w:szCs w:val="23"/>
        </w:rPr>
        <w:t>模块名</w:t>
      </w:r>
      <w:r w:rsidRPr="00D27FDD">
        <w:rPr>
          <w:rFonts w:ascii="inherit" w:eastAsia="宋体" w:hAnsi="inherit" w:cs="Helvetica"/>
          <w:color w:val="373737"/>
          <w:kern w:val="0"/>
          <w:sz w:val="23"/>
          <w:szCs w:val="23"/>
        </w:rPr>
        <w:t> [/f </w:t>
      </w:r>
      <w:r w:rsidRPr="00D27FDD">
        <w:rPr>
          <w:rFonts w:ascii="inherit" w:eastAsia="宋体" w:hAnsi="inherit" w:cs="Helvetica"/>
          <w:i/>
          <w:iCs/>
          <w:color w:val="373737"/>
          <w:kern w:val="0"/>
          <w:sz w:val="23"/>
          <w:szCs w:val="23"/>
        </w:rPr>
        <w:t>符号文件名</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加载指定模块的符号。调试器默认采用延迟模式加载符号，也就是直到符号被使用的时候，才将符号文件加载到调试器中并进行解析。</w:t>
      </w:r>
      <w:r w:rsidRPr="00D27FDD">
        <w:rPr>
          <w:rFonts w:ascii="Helvetica" w:eastAsia="宋体" w:hAnsi="Helvetica" w:cs="Helvetica"/>
          <w:color w:val="373737"/>
          <w:kern w:val="0"/>
          <w:sz w:val="23"/>
          <w:szCs w:val="23"/>
        </w:rPr>
        <w:t>ld</w:t>
      </w:r>
      <w:r w:rsidRPr="00D27FDD">
        <w:rPr>
          <w:rFonts w:ascii="Helvetica" w:eastAsia="宋体" w:hAnsi="Helvetica" w:cs="Helvetica"/>
          <w:color w:val="373737"/>
          <w:kern w:val="0"/>
          <w:sz w:val="23"/>
          <w:szCs w:val="23"/>
        </w:rPr>
        <w:t>使得延迟模式被打破，让指定模块的符号文件立刻加载到调试器中。此指令可为模块的符号文件设置自定义的匹配名称，比如：</w:t>
      </w:r>
    </w:p>
    <w:p w:rsidR="00D27FDD" w:rsidRPr="00D27FDD" w:rsidRDefault="00D27FDD" w:rsidP="00D27FDD">
      <w:pPr>
        <w:widowControl/>
        <w:numPr>
          <w:ilvl w:val="0"/>
          <w:numId w:val="47"/>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ld  123  /f  abc</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这样一来，</w:t>
      </w:r>
      <w:r w:rsidRPr="00D27FDD">
        <w:rPr>
          <w:rFonts w:ascii="Helvetica" w:eastAsia="宋体" w:hAnsi="Helvetica" w:cs="Helvetica"/>
          <w:color w:val="373737"/>
          <w:kern w:val="0"/>
          <w:sz w:val="23"/>
          <w:szCs w:val="23"/>
        </w:rPr>
        <w:t>abc.pdb</w:t>
      </w:r>
      <w:r w:rsidRPr="00D27FDD">
        <w:rPr>
          <w:rFonts w:ascii="Helvetica" w:eastAsia="宋体" w:hAnsi="Helvetica" w:cs="Helvetica"/>
          <w:color w:val="373737"/>
          <w:kern w:val="0"/>
          <w:sz w:val="23"/>
          <w:szCs w:val="23"/>
        </w:rPr>
        <w:t>将成为</w:t>
      </w:r>
      <w:r w:rsidRPr="00D27FDD">
        <w:rPr>
          <w:rFonts w:ascii="Helvetica" w:eastAsia="宋体" w:hAnsi="Helvetica" w:cs="Helvetica"/>
          <w:color w:val="373737"/>
          <w:kern w:val="0"/>
          <w:sz w:val="23"/>
          <w:szCs w:val="23"/>
        </w:rPr>
        <w:t>123.exe</w:t>
      </w:r>
      <w:r w:rsidRPr="00D27FDD">
        <w:rPr>
          <w:rFonts w:ascii="Helvetica" w:eastAsia="宋体" w:hAnsi="Helvetica" w:cs="Helvetica"/>
          <w:color w:val="373737"/>
          <w:kern w:val="0"/>
          <w:sz w:val="23"/>
          <w:szCs w:val="23"/>
        </w:rPr>
        <w:t>的符号文件。正常情况下，这是不可能的，只能是</w:t>
      </w:r>
      <w:r w:rsidRPr="00D27FDD">
        <w:rPr>
          <w:rFonts w:ascii="Helvetica" w:eastAsia="宋体" w:hAnsi="Helvetica" w:cs="Helvetica"/>
          <w:color w:val="373737"/>
          <w:kern w:val="0"/>
          <w:sz w:val="23"/>
          <w:szCs w:val="23"/>
        </w:rPr>
        <w:t>abc.pdb</w:t>
      </w:r>
      <w:r w:rsidRPr="00D27FDD">
        <w:rPr>
          <w:rFonts w:ascii="Helvetica" w:eastAsia="宋体" w:hAnsi="Helvetica" w:cs="Helvetica"/>
          <w:color w:val="373737"/>
          <w:kern w:val="0"/>
          <w:sz w:val="23"/>
          <w:szCs w:val="23"/>
        </w:rPr>
        <w:t>对应</w:t>
      </w:r>
      <w:r w:rsidRPr="00D27FDD">
        <w:rPr>
          <w:rFonts w:ascii="Helvetica" w:eastAsia="宋体" w:hAnsi="Helvetica" w:cs="Helvetica"/>
          <w:color w:val="373737"/>
          <w:kern w:val="0"/>
          <w:sz w:val="23"/>
          <w:szCs w:val="23"/>
        </w:rPr>
        <w:t>abc.exe</w:t>
      </w:r>
      <w:r w:rsidRPr="00D27FDD">
        <w:rPr>
          <w:rFonts w:ascii="Helvetica" w:eastAsia="宋体" w:hAnsi="Helvetica"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重新加载：</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如果对自己正在使用的符号文件感到疑惑，比如源代码和行号明显不匹配，最好的做法就是重新加载一下符号文件。此命令语法如下：</w:t>
      </w:r>
    </w:p>
    <w:p w:rsidR="00D27FDD" w:rsidRPr="00D27FDD" w:rsidRDefault="00D27FDD" w:rsidP="00D27FDD">
      <w:pPr>
        <w:widowControl/>
        <w:numPr>
          <w:ilvl w:val="0"/>
          <w:numId w:val="48"/>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.reload /f /v [</w:t>
      </w:r>
      <w:r w:rsidRPr="00D27FDD">
        <w:rPr>
          <w:rFonts w:ascii="inherit" w:eastAsia="宋体" w:hAnsi="inherit" w:cs="Helvetica"/>
          <w:b/>
          <w:bCs/>
          <w:i/>
          <w:iCs/>
          <w:color w:val="373737"/>
          <w:kern w:val="0"/>
          <w:sz w:val="23"/>
          <w:szCs w:val="23"/>
        </w:rPr>
        <w:t>模块名</w:t>
      </w:r>
      <w:r w:rsidRPr="00D27FDD">
        <w:rPr>
          <w:rFonts w:ascii="inherit" w:eastAsia="宋体" w:hAnsi="inherit" w:cs="Helvetica"/>
          <w:b/>
          <w:bCs/>
          <w:color w:val="373737"/>
          <w:kern w:val="0"/>
          <w:sz w:val="23"/>
          <w:szCs w:val="23"/>
        </w:rPr>
        <w:t>]</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.reload</w:t>
      </w:r>
      <w:r w:rsidRPr="00D27FDD">
        <w:rPr>
          <w:rFonts w:ascii="inherit" w:eastAsia="宋体" w:hAnsi="inherit" w:cs="Helvetica"/>
          <w:color w:val="373737"/>
          <w:kern w:val="0"/>
          <w:sz w:val="23"/>
          <w:szCs w:val="23"/>
        </w:rPr>
        <w:t>命令的作用是删除指定或所有已加载的符号文件，默认情况下，调试器不会立刻根据符号路径重新搜索并加载新的符号文件，而是推迟到调试器下一次使用到此文件时。</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使用</w:t>
      </w:r>
      <w:r w:rsidRPr="00D27FDD">
        <w:rPr>
          <w:rFonts w:ascii="inherit" w:eastAsia="宋体" w:hAnsi="inherit" w:cs="Helvetica"/>
          <w:color w:val="373737"/>
          <w:kern w:val="0"/>
          <w:sz w:val="23"/>
          <w:szCs w:val="23"/>
        </w:rPr>
        <w:t>/f</w:t>
      </w:r>
      <w:r w:rsidRPr="00D27FDD">
        <w:rPr>
          <w:rFonts w:ascii="inherit" w:eastAsia="宋体" w:hAnsi="inherit" w:cs="Helvetica"/>
          <w:color w:val="373737"/>
          <w:kern w:val="0"/>
          <w:sz w:val="23"/>
          <w:szCs w:val="23"/>
        </w:rPr>
        <w:t>参数（</w:t>
      </w:r>
      <w:r w:rsidRPr="00D27FDD">
        <w:rPr>
          <w:rFonts w:ascii="inherit" w:eastAsia="宋体" w:hAnsi="inherit" w:cs="Helvetica"/>
          <w:color w:val="373737"/>
          <w:kern w:val="0"/>
          <w:sz w:val="23"/>
          <w:szCs w:val="23"/>
        </w:rPr>
        <w:t>force</w:t>
      </w:r>
      <w:r w:rsidRPr="00D27FDD">
        <w:rPr>
          <w:rFonts w:ascii="inherit" w:eastAsia="宋体" w:hAnsi="inherit" w:cs="Helvetica"/>
          <w:color w:val="373737"/>
          <w:kern w:val="0"/>
          <w:sz w:val="23"/>
          <w:szCs w:val="23"/>
        </w:rPr>
        <w:t>），将迫使调试器立刻搜索并重新加载新的符号文件。</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其它参数解释如下：</w:t>
      </w:r>
    </w:p>
    <w:p w:rsidR="00D27FDD" w:rsidRPr="00D27FDD" w:rsidRDefault="00D27FDD" w:rsidP="00D27FDD">
      <w:pPr>
        <w:widowControl/>
        <w:numPr>
          <w:ilvl w:val="0"/>
          <w:numId w:val="4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lastRenderedPageBreak/>
        <w:t>/v</w:t>
      </w:r>
      <w:r w:rsidRPr="00D27FDD">
        <w:rPr>
          <w:rFonts w:ascii="inherit" w:eastAsia="宋体" w:hAnsi="inherit" w:cs="Helvetica"/>
          <w:color w:val="373737"/>
          <w:kern w:val="0"/>
          <w:sz w:val="23"/>
          <w:szCs w:val="23"/>
        </w:rPr>
        <w:t>：将搜索过程中的详细信息都显示出来。</w:t>
      </w:r>
    </w:p>
    <w:p w:rsidR="00D27FDD" w:rsidRPr="00D27FDD" w:rsidRDefault="00D27FDD" w:rsidP="00D27FDD">
      <w:pPr>
        <w:widowControl/>
        <w:numPr>
          <w:ilvl w:val="0"/>
          <w:numId w:val="4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/i</w:t>
      </w:r>
      <w:r w:rsidRPr="00D27FDD">
        <w:rPr>
          <w:rFonts w:ascii="inherit" w:eastAsia="宋体" w:hAnsi="inherit" w:cs="Helvetica"/>
          <w:color w:val="373737"/>
          <w:kern w:val="0"/>
          <w:sz w:val="23"/>
          <w:szCs w:val="23"/>
        </w:rPr>
        <w:t>：不检查</w:t>
      </w:r>
      <w:r w:rsidRPr="00D27FDD">
        <w:rPr>
          <w:rFonts w:ascii="inherit" w:eastAsia="宋体" w:hAnsi="inherit" w:cs="Helvetica"/>
          <w:color w:val="373737"/>
          <w:kern w:val="0"/>
          <w:sz w:val="23"/>
          <w:szCs w:val="23"/>
        </w:rPr>
        <w:t>pdb</w:t>
      </w:r>
      <w:r w:rsidRPr="00D27FDD">
        <w:rPr>
          <w:rFonts w:ascii="inherit" w:eastAsia="宋体" w:hAnsi="inherit" w:cs="Helvetica"/>
          <w:color w:val="373737"/>
          <w:kern w:val="0"/>
          <w:sz w:val="23"/>
          <w:szCs w:val="23"/>
        </w:rPr>
        <w:t>文件的版本信息；</w:t>
      </w:r>
    </w:p>
    <w:p w:rsidR="00D27FDD" w:rsidRPr="00D27FDD" w:rsidRDefault="00D27FDD" w:rsidP="00D27FDD">
      <w:pPr>
        <w:widowControl/>
        <w:numPr>
          <w:ilvl w:val="0"/>
          <w:numId w:val="4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/l</w:t>
      </w:r>
      <w:r w:rsidRPr="00D27FDD">
        <w:rPr>
          <w:rFonts w:ascii="inherit" w:eastAsia="宋体" w:hAnsi="inherit" w:cs="Helvetica"/>
          <w:color w:val="373737"/>
          <w:kern w:val="0"/>
          <w:sz w:val="23"/>
          <w:szCs w:val="23"/>
        </w:rPr>
        <w:t>：只显示模块信息，内核模式下，和</w:t>
      </w:r>
      <w:r w:rsidRPr="00D27FDD">
        <w:rPr>
          <w:rFonts w:ascii="inherit" w:eastAsia="宋体" w:hAnsi="inherit" w:cs="Helvetica"/>
          <w:color w:val="373737"/>
          <w:kern w:val="0"/>
          <w:sz w:val="23"/>
          <w:szCs w:val="23"/>
        </w:rPr>
        <w:t>“lm n t”</w:t>
      </w:r>
      <w:r w:rsidRPr="00D27FDD">
        <w:rPr>
          <w:rFonts w:ascii="inherit" w:eastAsia="宋体" w:hAnsi="inherit" w:cs="Helvetica"/>
          <w:color w:val="373737"/>
          <w:kern w:val="0"/>
          <w:sz w:val="23"/>
          <w:szCs w:val="23"/>
        </w:rPr>
        <w:t>命令类似，但显示内容比后者更多，因为包含了用户模块信息；</w:t>
      </w:r>
    </w:p>
    <w:p w:rsidR="00D27FDD" w:rsidRPr="00D27FDD" w:rsidRDefault="00D27FDD" w:rsidP="00D27FDD">
      <w:pPr>
        <w:widowControl/>
        <w:numPr>
          <w:ilvl w:val="0"/>
          <w:numId w:val="4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/n</w:t>
      </w:r>
      <w:r w:rsidRPr="00D27FDD">
        <w:rPr>
          <w:rFonts w:ascii="inherit" w:eastAsia="宋体" w:hAnsi="inherit" w:cs="Helvetica"/>
          <w:color w:val="373737"/>
          <w:kern w:val="0"/>
          <w:sz w:val="23"/>
          <w:szCs w:val="23"/>
        </w:rPr>
        <w:t>：仅重载内核符号，不重载用户符号；</w:t>
      </w:r>
    </w:p>
    <w:p w:rsidR="00D27FDD" w:rsidRPr="00D27FDD" w:rsidRDefault="00D27FDD" w:rsidP="00D27FDD">
      <w:pPr>
        <w:widowControl/>
        <w:numPr>
          <w:ilvl w:val="0"/>
          <w:numId w:val="4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/o</w:t>
      </w:r>
      <w:r w:rsidRPr="00D27FDD">
        <w:rPr>
          <w:rFonts w:ascii="inherit" w:eastAsia="宋体" w:hAnsi="inherit" w:cs="Helvetica"/>
          <w:color w:val="373737"/>
          <w:kern w:val="0"/>
          <w:sz w:val="23"/>
          <w:szCs w:val="23"/>
        </w:rPr>
        <w:t>：强制覆盖符号库中的符号文件，即使版本相同；</w:t>
      </w:r>
    </w:p>
    <w:p w:rsidR="00D27FDD" w:rsidRPr="00D27FDD" w:rsidRDefault="00D27FDD" w:rsidP="00D27FDD">
      <w:pPr>
        <w:widowControl/>
        <w:numPr>
          <w:ilvl w:val="0"/>
          <w:numId w:val="4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w:t>
      </w:r>
      <w:r w:rsidRPr="00D27FDD">
        <w:rPr>
          <w:rFonts w:ascii="inherit" w:eastAsia="宋体" w:hAnsi="inherit" w:cs="Helvetica"/>
          <w:color w:val="373737"/>
          <w:kern w:val="0"/>
          <w:sz w:val="23"/>
          <w:szCs w:val="23"/>
        </w:rPr>
        <w:t>：用户层模式下使用</w:t>
      </w:r>
      <w:r w:rsidRPr="00D27FDD">
        <w:rPr>
          <w:rFonts w:ascii="inherit" w:eastAsia="宋体" w:hAnsi="inherit" w:cs="Helvetica"/>
          <w:color w:val="373737"/>
          <w:kern w:val="0"/>
          <w:sz w:val="23"/>
          <w:szCs w:val="23"/>
        </w:rPr>
        <w:t>Windbg</w:t>
      </w:r>
      <w:r w:rsidRPr="00D27FDD">
        <w:rPr>
          <w:rFonts w:ascii="inherit" w:eastAsia="宋体" w:hAnsi="inherit" w:cs="Helvetica"/>
          <w:color w:val="373737"/>
          <w:kern w:val="0"/>
          <w:sz w:val="23"/>
          <w:szCs w:val="23"/>
        </w:rPr>
        <w:t>时的默认选项，重载调试器模块列表中的所有模块；</w:t>
      </w:r>
    </w:p>
    <w:p w:rsidR="00D27FDD" w:rsidRPr="00D27FDD" w:rsidRDefault="00D27FDD" w:rsidP="00D27FDD">
      <w:pPr>
        <w:widowControl/>
        <w:numPr>
          <w:ilvl w:val="0"/>
          <w:numId w:val="4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w:t>
      </w:r>
      <w:r w:rsidRPr="00D27FDD">
        <w:rPr>
          <w:rFonts w:ascii="inherit" w:eastAsia="宋体" w:hAnsi="inherit" w:cs="Helvetica"/>
          <w:color w:val="373737"/>
          <w:kern w:val="0"/>
          <w:sz w:val="23"/>
          <w:szCs w:val="23"/>
        </w:rPr>
        <w:t>：内核模式下使用</w:t>
      </w:r>
      <w:r w:rsidRPr="00D27FDD">
        <w:rPr>
          <w:rFonts w:ascii="inherit" w:eastAsia="宋体" w:hAnsi="inherit" w:cs="Helvetica"/>
          <w:color w:val="373737"/>
          <w:kern w:val="0"/>
          <w:sz w:val="23"/>
          <w:szCs w:val="23"/>
        </w:rPr>
        <w:t>Windbg</w:t>
      </w:r>
      <w:r w:rsidRPr="00D27FDD">
        <w:rPr>
          <w:rFonts w:ascii="inherit" w:eastAsia="宋体" w:hAnsi="inherit" w:cs="Helvetica"/>
          <w:color w:val="373737"/>
          <w:kern w:val="0"/>
          <w:sz w:val="23"/>
          <w:szCs w:val="23"/>
        </w:rPr>
        <w:t>时的默认选项，重载系统模块列表中的所有模块，另外，如果调试器在用户模式下运行，要加载内核模块，也必须使用</w:t>
      </w:r>
      <w:r w:rsidRPr="00D27FDD">
        <w:rPr>
          <w:rFonts w:ascii="inherit" w:eastAsia="宋体" w:hAnsi="inherit" w:cs="Helvetica"/>
          <w:color w:val="373737"/>
          <w:kern w:val="0"/>
          <w:sz w:val="23"/>
          <w:szCs w:val="23"/>
        </w:rPr>
        <w:t>/s</w:t>
      </w:r>
      <w:r w:rsidRPr="00D27FDD">
        <w:rPr>
          <w:rFonts w:ascii="inherit" w:eastAsia="宋体" w:hAnsi="inherit" w:cs="Helvetica"/>
          <w:color w:val="373737"/>
          <w:kern w:val="0"/>
          <w:sz w:val="23"/>
          <w:szCs w:val="23"/>
        </w:rPr>
        <w:t>选项，否则调试器将只会在调试器模块列表中搜索而导致找不到内核模块；</w:t>
      </w:r>
    </w:p>
    <w:p w:rsidR="00D27FDD" w:rsidRPr="00D27FDD" w:rsidRDefault="00D27FDD" w:rsidP="00D27FDD">
      <w:pPr>
        <w:widowControl/>
        <w:numPr>
          <w:ilvl w:val="0"/>
          <w:numId w:val="4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/u</w:t>
      </w:r>
      <w:r w:rsidRPr="00D27FDD">
        <w:rPr>
          <w:rFonts w:ascii="inherit" w:eastAsia="宋体" w:hAnsi="inherit" w:cs="Helvetica"/>
          <w:color w:val="373737"/>
          <w:kern w:val="0"/>
          <w:sz w:val="23"/>
          <w:szCs w:val="23"/>
        </w:rPr>
        <w:t>：卸载指定模块。如发现当前符号版本不对，使用</w:t>
      </w:r>
      <w:r w:rsidRPr="00D27FDD">
        <w:rPr>
          <w:rFonts w:ascii="inherit" w:eastAsia="宋体" w:hAnsi="inherit" w:cs="Helvetica"/>
          <w:color w:val="373737"/>
          <w:kern w:val="0"/>
          <w:sz w:val="23"/>
          <w:szCs w:val="23"/>
        </w:rPr>
        <w:t>/u</w:t>
      </w:r>
      <w:r w:rsidRPr="00D27FDD">
        <w:rPr>
          <w:rFonts w:ascii="inherit" w:eastAsia="宋体" w:hAnsi="inherit" w:cs="Helvetica"/>
          <w:color w:val="373737"/>
          <w:kern w:val="0"/>
          <w:sz w:val="23"/>
          <w:szCs w:val="23"/>
        </w:rPr>
        <w:t>开关先卸载之再重新加载。</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符号验证：</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上面讲到</w:t>
      </w:r>
      <w:r w:rsidRPr="00D27FDD">
        <w:rPr>
          <w:rFonts w:ascii="Helvetica" w:eastAsia="宋体" w:hAnsi="Helvetica" w:cs="Helvetica"/>
          <w:color w:val="373737"/>
          <w:kern w:val="0"/>
          <w:sz w:val="23"/>
          <w:szCs w:val="23"/>
        </w:rPr>
        <w:t>.reload</w:t>
      </w:r>
      <w:r w:rsidRPr="00D27FDD">
        <w:rPr>
          <w:rFonts w:ascii="Helvetica" w:eastAsia="宋体" w:hAnsi="Helvetica" w:cs="Helvetica"/>
          <w:color w:val="373737"/>
          <w:kern w:val="0"/>
          <w:sz w:val="23"/>
          <w:szCs w:val="23"/>
        </w:rPr>
        <w:t>的时候，我们说过，符号文件会出现不匹配的情况。这是很有可能的，程序员在后期测试的时候可能会将工程多次编译，为了维护多个版本而使得自己也被搞混。可以使用下面的命令验证一个模块的符号文件：</w:t>
      </w:r>
    </w:p>
    <w:p w:rsidR="00D27FDD" w:rsidRPr="00D27FDD" w:rsidRDefault="00D27FDD" w:rsidP="00D27FDD">
      <w:pPr>
        <w:widowControl/>
        <w:numPr>
          <w:ilvl w:val="0"/>
          <w:numId w:val="50"/>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!chksym &lt;</w:t>
      </w:r>
      <w:r w:rsidRPr="00D27FDD">
        <w:rPr>
          <w:rFonts w:ascii="inherit" w:eastAsia="宋体" w:hAnsi="inherit" w:cs="Helvetica"/>
          <w:i/>
          <w:iCs/>
          <w:color w:val="373737"/>
          <w:kern w:val="0"/>
          <w:sz w:val="23"/>
          <w:szCs w:val="23"/>
        </w:rPr>
        <w:t>模块名</w:t>
      </w:r>
      <w:r w:rsidRPr="00D27FDD">
        <w:rPr>
          <w:rFonts w:ascii="inherit" w:eastAsia="宋体" w:hAnsi="inherit" w:cs="Helvetica"/>
          <w:color w:val="373737"/>
          <w:kern w:val="0"/>
          <w:sz w:val="23"/>
          <w:szCs w:val="23"/>
        </w:rPr>
        <w:t>&gt; [</w:t>
      </w:r>
      <w:r w:rsidRPr="00D27FDD">
        <w:rPr>
          <w:rFonts w:ascii="inherit" w:eastAsia="宋体" w:hAnsi="inherit" w:cs="Helvetica"/>
          <w:i/>
          <w:iCs/>
          <w:color w:val="373737"/>
          <w:kern w:val="0"/>
          <w:sz w:val="23"/>
          <w:szCs w:val="23"/>
        </w:rPr>
        <w:t>符号名</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加载选项：</w:t>
      </w:r>
      <w:r w:rsidRPr="00D27FDD">
        <w:rPr>
          <w:rFonts w:ascii="Helvetica" w:eastAsia="宋体" w:hAnsi="Helvetica" w:cs="Helvetica"/>
          <w:b/>
          <w:bCs/>
          <w:color w:val="373737"/>
          <w:kern w:val="0"/>
          <w:sz w:val="23"/>
          <w:szCs w:val="23"/>
        </w:rPr>
        <w:t>!sym</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有两类符号加载选项。第一类是</w:t>
      </w:r>
      <w:r w:rsidRPr="00D27FDD">
        <w:rPr>
          <w:rFonts w:ascii="Helvetica" w:eastAsia="宋体" w:hAnsi="Helvetica" w:cs="Helvetica"/>
          <w:color w:val="373737"/>
          <w:kern w:val="0"/>
          <w:sz w:val="23"/>
          <w:szCs w:val="23"/>
        </w:rPr>
        <w:t>Noisy/Quiet</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Noisy</w:t>
      </w:r>
      <w:r w:rsidRPr="00D27FDD">
        <w:rPr>
          <w:rFonts w:ascii="Helvetica" w:eastAsia="宋体" w:hAnsi="Helvetica" w:cs="Helvetica"/>
          <w:color w:val="373737"/>
          <w:kern w:val="0"/>
          <w:sz w:val="23"/>
          <w:szCs w:val="23"/>
        </w:rPr>
        <w:t>选项将打印符号加载的详细信息，</w:t>
      </w:r>
      <w:r w:rsidRPr="00D27FDD">
        <w:rPr>
          <w:rFonts w:ascii="Helvetica" w:eastAsia="宋体" w:hAnsi="Helvetica" w:cs="Helvetica"/>
          <w:color w:val="373737"/>
          <w:kern w:val="0"/>
          <w:sz w:val="23"/>
          <w:szCs w:val="23"/>
        </w:rPr>
        <w:t>Quiet</w:t>
      </w:r>
      <w:r w:rsidRPr="00D27FDD">
        <w:rPr>
          <w:rFonts w:ascii="Helvetica" w:eastAsia="宋体" w:hAnsi="Helvetica" w:cs="Helvetica"/>
          <w:color w:val="373737"/>
          <w:kern w:val="0"/>
          <w:sz w:val="23"/>
          <w:szCs w:val="23"/>
        </w:rPr>
        <w:t>选项则忽略这些信息。第二类是</w:t>
      </w:r>
      <w:r w:rsidRPr="00D27FDD">
        <w:rPr>
          <w:rFonts w:ascii="Helvetica" w:eastAsia="宋体" w:hAnsi="Helvetica" w:cs="Helvetica"/>
          <w:color w:val="373737"/>
          <w:kern w:val="0"/>
          <w:sz w:val="23"/>
          <w:szCs w:val="23"/>
        </w:rPr>
        <w:t>Prompts/Prompts off</w:t>
      </w:r>
      <w:r w:rsidRPr="00D27FDD">
        <w:rPr>
          <w:rFonts w:ascii="Helvetica" w:eastAsia="宋体" w:hAnsi="Helvetica" w:cs="Helvetica"/>
          <w:color w:val="373737"/>
          <w:kern w:val="0"/>
          <w:sz w:val="23"/>
          <w:szCs w:val="23"/>
        </w:rPr>
        <w:t>，即是否允许执行提示（</w:t>
      </w:r>
      <w:r w:rsidRPr="00D27FDD">
        <w:rPr>
          <w:rFonts w:ascii="Helvetica" w:eastAsia="宋体" w:hAnsi="Helvetica" w:cs="Helvetica"/>
          <w:color w:val="373737"/>
          <w:kern w:val="0"/>
          <w:sz w:val="23"/>
          <w:szCs w:val="23"/>
        </w:rPr>
        <w:t>Prompts</w:t>
      </w:r>
      <w:r w:rsidRPr="00D27FDD">
        <w:rPr>
          <w:rFonts w:ascii="Helvetica" w:eastAsia="宋体" w:hAnsi="Helvetica" w:cs="Helvetica"/>
          <w:color w:val="373737"/>
          <w:kern w:val="0"/>
          <w:sz w:val="23"/>
          <w:szCs w:val="23"/>
        </w:rPr>
        <w:t>）对话框。</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一般都是在调用</w:t>
      </w:r>
      <w:r w:rsidRPr="00D27FDD">
        <w:rPr>
          <w:rFonts w:ascii="Helvetica" w:eastAsia="宋体" w:hAnsi="Helvetica" w:cs="Helvetica"/>
          <w:color w:val="373737"/>
          <w:kern w:val="0"/>
          <w:sz w:val="23"/>
          <w:szCs w:val="23"/>
        </w:rPr>
        <w:t xml:space="preserve">.reload </w:t>
      </w:r>
      <w:r w:rsidRPr="00D27FDD">
        <w:rPr>
          <w:rFonts w:ascii="Helvetica" w:eastAsia="宋体" w:hAnsi="Helvetica" w:cs="Helvetica"/>
          <w:color w:val="373737"/>
          <w:kern w:val="0"/>
          <w:sz w:val="23"/>
          <w:szCs w:val="23"/>
        </w:rPr>
        <w:t>命令之前，执行加载选项命令，以见立竿见影之效。</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所谓</w:t>
      </w:r>
      <w:r w:rsidRPr="00D27FDD">
        <w:rPr>
          <w:rFonts w:ascii="Helvetica" w:eastAsia="宋体" w:hAnsi="Helvetica" w:cs="Helvetica"/>
          <w:color w:val="373737"/>
          <w:kern w:val="0"/>
          <w:sz w:val="23"/>
          <w:szCs w:val="23"/>
        </w:rPr>
        <w:t>Noisy</w:t>
      </w:r>
      <w:r w:rsidRPr="00D27FDD">
        <w:rPr>
          <w:rFonts w:ascii="Helvetica" w:eastAsia="宋体" w:hAnsi="Helvetica" w:cs="Helvetica"/>
          <w:color w:val="373737"/>
          <w:kern w:val="0"/>
          <w:sz w:val="23"/>
          <w:szCs w:val="23"/>
        </w:rPr>
        <w:t>是吵闹的意思，调试器在搜索、加载符号的时候，会显示更多与搜索有关的信息。而安静模式下，则不会显示这些信息。不管吵闹与否，都不会影响到最终的搜索、加载结果。</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当从网络上下载符号文件的时候，可能会碰到网络服务器要求客户进行安全认证的情况，如果开启</w:t>
      </w:r>
      <w:r w:rsidRPr="00D27FDD">
        <w:rPr>
          <w:rFonts w:ascii="Helvetica" w:eastAsia="宋体" w:hAnsi="Helvetica" w:cs="Helvetica"/>
          <w:color w:val="373737"/>
          <w:kern w:val="0"/>
          <w:sz w:val="23"/>
          <w:szCs w:val="23"/>
        </w:rPr>
        <w:t>Prompts</w:t>
      </w:r>
      <w:r w:rsidRPr="00D27FDD">
        <w:rPr>
          <w:rFonts w:ascii="Helvetica" w:eastAsia="宋体" w:hAnsi="Helvetica" w:cs="Helvetica"/>
          <w:color w:val="373737"/>
          <w:kern w:val="0"/>
          <w:sz w:val="23"/>
          <w:szCs w:val="23"/>
        </w:rPr>
        <w:t>选项，则弹出认证对话框，让用户输入认证信息；否则，不弹出对话框，并且不会下载符号文件。</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不加任何参数的情况下，显示当前加载选项设置，下面的清单表明当前的设置为</w:t>
      </w:r>
      <w:r w:rsidRPr="00D27FDD">
        <w:rPr>
          <w:rFonts w:ascii="Helvetica" w:eastAsia="宋体" w:hAnsi="Helvetica" w:cs="Helvetica"/>
          <w:color w:val="373737"/>
          <w:kern w:val="0"/>
          <w:sz w:val="23"/>
          <w:szCs w:val="23"/>
        </w:rPr>
        <w:t>Quite</w:t>
      </w:r>
      <w:r w:rsidRPr="00D27FDD">
        <w:rPr>
          <w:rFonts w:ascii="Helvetica" w:eastAsia="宋体" w:hAnsi="Helvetica" w:cs="Helvetica"/>
          <w:color w:val="373737"/>
          <w:kern w:val="0"/>
          <w:sz w:val="23"/>
          <w:szCs w:val="23"/>
        </w:rPr>
        <w:t>及</w:t>
      </w:r>
      <w:r w:rsidRPr="00D27FDD">
        <w:rPr>
          <w:rFonts w:ascii="Helvetica" w:eastAsia="宋体" w:hAnsi="Helvetica" w:cs="Helvetica"/>
          <w:color w:val="373737"/>
          <w:kern w:val="0"/>
          <w:sz w:val="23"/>
          <w:szCs w:val="23"/>
        </w:rPr>
        <w:t>Prompts</w:t>
      </w:r>
      <w:r w:rsidRPr="00D27FDD">
        <w:rPr>
          <w:rFonts w:ascii="Helvetica" w:eastAsia="宋体" w:hAnsi="Helvetica" w:cs="Helvetica"/>
          <w:color w:val="373737"/>
          <w:kern w:val="0"/>
          <w:sz w:val="23"/>
          <w:szCs w:val="23"/>
        </w:rPr>
        <w:t>模式：</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lkd&gt; !sym</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!sym &lt;noisy/quiet - prompts/prompts off&gt; - quiet mode - symbol prompts on</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2.5 </w:t>
      </w:r>
      <w:r w:rsidRPr="00D27FDD">
        <w:rPr>
          <w:rFonts w:ascii="Helvetica" w:eastAsia="宋体" w:hAnsi="Helvetica" w:cs="Helvetica"/>
          <w:b/>
          <w:bCs/>
          <w:color w:val="000000"/>
          <w:kern w:val="0"/>
          <w:sz w:val="23"/>
          <w:szCs w:val="23"/>
        </w:rPr>
        <w:t>符号搜索</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符号搜索包括全局搜索和就近搜索两种。</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全局搜索：</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命令</w:t>
      </w:r>
      <w:r w:rsidRPr="00D27FDD">
        <w:rPr>
          <w:rFonts w:ascii="Helvetica" w:eastAsia="宋体" w:hAnsi="Helvetica" w:cs="Helvetica"/>
          <w:color w:val="373737"/>
          <w:kern w:val="0"/>
          <w:sz w:val="23"/>
          <w:szCs w:val="23"/>
        </w:rPr>
        <w:t>“x”</w:t>
      </w:r>
      <w:r w:rsidRPr="00D27FDD">
        <w:rPr>
          <w:rFonts w:ascii="Helvetica" w:eastAsia="宋体" w:hAnsi="Helvetica" w:cs="Helvetica"/>
          <w:color w:val="373737"/>
          <w:kern w:val="0"/>
          <w:sz w:val="23"/>
          <w:szCs w:val="23"/>
        </w:rPr>
        <w:t>被用来进行符号的全局搜索，你可以把它直接就理解为</w:t>
      </w:r>
      <w:r w:rsidRPr="00D27FDD">
        <w:rPr>
          <w:rFonts w:ascii="Helvetica" w:eastAsia="宋体" w:hAnsi="Helvetica" w:cs="Helvetica"/>
          <w:color w:val="373737"/>
          <w:kern w:val="0"/>
          <w:sz w:val="23"/>
          <w:szCs w:val="23"/>
        </w:rPr>
        <w:t>search</w:t>
      </w:r>
      <w:r w:rsidRPr="00D27FDD">
        <w:rPr>
          <w:rFonts w:ascii="Helvetica" w:eastAsia="宋体" w:hAnsi="Helvetica" w:cs="Helvetica"/>
          <w:color w:val="373737"/>
          <w:kern w:val="0"/>
          <w:sz w:val="23"/>
          <w:szCs w:val="23"/>
        </w:rPr>
        <w:t>。格式如下：</w:t>
      </w:r>
    </w:p>
    <w:p w:rsidR="00D27FDD" w:rsidRPr="00D27FDD" w:rsidRDefault="00D27FDD" w:rsidP="00D27FDD">
      <w:pPr>
        <w:widowControl/>
        <w:numPr>
          <w:ilvl w:val="0"/>
          <w:numId w:val="51"/>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x  [</w:t>
      </w:r>
      <w:r w:rsidRPr="00D27FDD">
        <w:rPr>
          <w:rFonts w:ascii="inherit" w:eastAsia="宋体" w:hAnsi="inherit" w:cs="Helvetica"/>
          <w:i/>
          <w:iCs/>
          <w:color w:val="373737"/>
          <w:kern w:val="0"/>
          <w:sz w:val="23"/>
          <w:szCs w:val="23"/>
        </w:rPr>
        <w:t>参数</w:t>
      </w:r>
      <w:r w:rsidRPr="00D27FDD">
        <w:rPr>
          <w:rFonts w:ascii="inherit" w:eastAsia="宋体" w:hAnsi="inherit" w:cs="Helvetica"/>
          <w:color w:val="373737"/>
          <w:kern w:val="0"/>
          <w:sz w:val="23"/>
          <w:szCs w:val="23"/>
        </w:rPr>
        <w:t>]  [</w:t>
      </w:r>
      <w:r w:rsidRPr="00D27FDD">
        <w:rPr>
          <w:rFonts w:ascii="inherit" w:eastAsia="宋体" w:hAnsi="inherit" w:cs="Helvetica"/>
          <w:i/>
          <w:iCs/>
          <w:color w:val="373737"/>
          <w:kern w:val="0"/>
          <w:sz w:val="23"/>
          <w:szCs w:val="23"/>
        </w:rPr>
        <w:t>模块</w:t>
      </w:r>
      <w:r w:rsidRPr="00D27FDD">
        <w:rPr>
          <w:rFonts w:ascii="inherit" w:eastAsia="宋体" w:hAnsi="inherit" w:cs="Helvetica"/>
          <w:i/>
          <w:iCs/>
          <w:color w:val="373737"/>
          <w:kern w:val="0"/>
          <w:sz w:val="23"/>
          <w:szCs w:val="23"/>
        </w:rPr>
        <w:t>!</w:t>
      </w:r>
      <w:r w:rsidRPr="00D27FDD">
        <w:rPr>
          <w:rFonts w:ascii="inherit" w:eastAsia="宋体" w:hAnsi="inherit" w:cs="Helvetica"/>
          <w:i/>
          <w:iCs/>
          <w:color w:val="373737"/>
          <w:kern w:val="0"/>
          <w:sz w:val="23"/>
          <w:szCs w:val="23"/>
        </w:rPr>
        <w:t>符号</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如果什么参数都没有的话，它将列出当前调试环境下的所有局部变量，前提是要在有局部变量存在的情况下，显示局部变量的另一个命令是</w:t>
      </w:r>
      <w:r w:rsidRPr="00D27FDD">
        <w:rPr>
          <w:rFonts w:ascii="Helvetica" w:eastAsia="宋体" w:hAnsi="Helvetica" w:cs="Helvetica"/>
          <w:color w:val="373737"/>
          <w:kern w:val="0"/>
          <w:sz w:val="23"/>
          <w:szCs w:val="23"/>
        </w:rPr>
        <w:t>dv</w:t>
      </w:r>
      <w:r w:rsidRPr="00D27FDD">
        <w:rPr>
          <w:rFonts w:ascii="Helvetica" w:eastAsia="宋体" w:hAnsi="Helvetica" w:cs="Helvetica"/>
          <w:color w:val="373737"/>
          <w:kern w:val="0"/>
          <w:sz w:val="23"/>
          <w:szCs w:val="23"/>
        </w:rPr>
        <w:t>，后文也会讲到。</w:t>
      </w:r>
    </w:p>
    <w:p w:rsidR="00D27FDD" w:rsidRPr="00D27FDD" w:rsidRDefault="00D27FDD" w:rsidP="00D27FDD">
      <w:pPr>
        <w:widowControl/>
        <w:numPr>
          <w:ilvl w:val="0"/>
          <w:numId w:val="52"/>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x  kernel32!a*</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上面命令搜索并打印出</w:t>
      </w:r>
      <w:r w:rsidRPr="00D27FDD">
        <w:rPr>
          <w:rFonts w:ascii="Helvetica" w:eastAsia="宋体" w:hAnsi="Helvetica" w:cs="Helvetica"/>
          <w:color w:val="373737"/>
          <w:kern w:val="0"/>
          <w:sz w:val="23"/>
          <w:szCs w:val="23"/>
        </w:rPr>
        <w:t>kernel32</w:t>
      </w:r>
      <w:r w:rsidRPr="00D27FDD">
        <w:rPr>
          <w:rFonts w:ascii="Helvetica" w:eastAsia="宋体" w:hAnsi="Helvetica" w:cs="Helvetica"/>
          <w:color w:val="373737"/>
          <w:kern w:val="0"/>
          <w:sz w:val="23"/>
          <w:szCs w:val="23"/>
        </w:rPr>
        <w:t>模块中所有</w:t>
      </w:r>
      <w:r w:rsidRPr="00D27FDD">
        <w:rPr>
          <w:rFonts w:ascii="Helvetica" w:eastAsia="宋体" w:hAnsi="Helvetica" w:cs="Helvetica"/>
          <w:color w:val="373737"/>
          <w:kern w:val="0"/>
          <w:sz w:val="23"/>
          <w:szCs w:val="23"/>
        </w:rPr>
        <w:t>a</w:t>
      </w:r>
      <w:r w:rsidRPr="00D27FDD">
        <w:rPr>
          <w:rFonts w:ascii="Helvetica" w:eastAsia="宋体" w:hAnsi="Helvetica" w:cs="Helvetica"/>
          <w:color w:val="373737"/>
          <w:kern w:val="0"/>
          <w:sz w:val="23"/>
          <w:szCs w:val="23"/>
        </w:rPr>
        <w:t>开头的符号。</w:t>
      </w:r>
      <w:r w:rsidRPr="00D27FDD">
        <w:rPr>
          <w:rFonts w:ascii="Helvetica" w:eastAsia="宋体" w:hAnsi="Helvetica" w:cs="Helvetica"/>
          <w:color w:val="373737"/>
          <w:kern w:val="0"/>
          <w:sz w:val="23"/>
          <w:szCs w:val="23"/>
        </w:rPr>
        <w:t>x</w:t>
      </w:r>
      <w:r w:rsidRPr="00D27FDD">
        <w:rPr>
          <w:rFonts w:ascii="Helvetica" w:eastAsia="宋体" w:hAnsi="Helvetica" w:cs="Helvetica"/>
          <w:color w:val="373737"/>
          <w:kern w:val="0"/>
          <w:sz w:val="23"/>
          <w:szCs w:val="23"/>
        </w:rPr>
        <w:t>命令支持</w:t>
      </w: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，使用</w:t>
      </w:r>
      <w:r w:rsidRPr="00D27FDD">
        <w:rPr>
          <w:rFonts w:ascii="Helvetica" w:eastAsia="宋体" w:hAnsi="Helvetica" w:cs="Helvetica"/>
          <w:color w:val="373737"/>
          <w:kern w:val="0"/>
          <w:sz w:val="23"/>
          <w:szCs w:val="23"/>
        </w:rPr>
        <w:t>/D</w:t>
      </w:r>
      <w:r w:rsidRPr="00D27FDD">
        <w:rPr>
          <w:rFonts w:ascii="Helvetica" w:eastAsia="宋体" w:hAnsi="Helvetica" w:cs="Helvetica"/>
          <w:color w:val="373737"/>
          <w:kern w:val="0"/>
          <w:sz w:val="23"/>
          <w:szCs w:val="23"/>
        </w:rPr>
        <w:t>选项即以</w:t>
      </w: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格式显示。</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noProof/>
          <w:color w:val="373737"/>
          <w:kern w:val="0"/>
          <w:sz w:val="23"/>
          <w:szCs w:val="23"/>
        </w:rPr>
        <w:drawing>
          <wp:inline distT="0" distB="0" distL="0" distR="0">
            <wp:extent cx="2857500" cy="1924050"/>
            <wp:effectExtent l="0" t="0" r="0" b="0"/>
            <wp:docPr id="8" name="图片 8" descr="x-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x-comman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0" cy="1924050"/>
                    </a:xfrm>
                    <a:prstGeom prst="rect">
                      <a:avLst/>
                    </a:prstGeom>
                    <a:noFill/>
                    <a:ln>
                      <a:noFill/>
                    </a:ln>
                  </pic:spPr>
                </pic:pic>
              </a:graphicData>
            </a:graphic>
          </wp:inline>
        </w:drawing>
      </w:r>
    </w:p>
    <w:p w:rsidR="00D27FDD" w:rsidRPr="00D27FDD" w:rsidRDefault="00D27FDD" w:rsidP="00D27FDD">
      <w:pPr>
        <w:widowControl/>
        <w:shd w:val="clear" w:color="auto" w:fill="FFFFFF"/>
        <w:spacing w:after="390"/>
        <w:jc w:val="center"/>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如果你不知道</w:t>
      </w:r>
      <w:r w:rsidRPr="00D27FDD">
        <w:rPr>
          <w:rFonts w:ascii="Helvetica" w:eastAsia="宋体" w:hAnsi="Helvetica" w:cs="Helvetica"/>
          <w:color w:val="373737"/>
          <w:kern w:val="0"/>
          <w:sz w:val="23"/>
          <w:szCs w:val="23"/>
        </w:rPr>
        <w:t>ntcreatefile</w:t>
      </w:r>
      <w:r w:rsidRPr="00D27FDD">
        <w:rPr>
          <w:rFonts w:ascii="Helvetica" w:eastAsia="宋体" w:hAnsi="Helvetica" w:cs="Helvetica"/>
          <w:color w:val="373737"/>
          <w:kern w:val="0"/>
          <w:sz w:val="23"/>
          <w:szCs w:val="23"/>
        </w:rPr>
        <w:t>这个函数是在哪个模块中定义的，可以试着使用下面的命令：</w:t>
      </w:r>
    </w:p>
    <w:p w:rsidR="00D27FDD" w:rsidRPr="00D27FDD" w:rsidRDefault="00D27FDD" w:rsidP="00D27FDD">
      <w:pPr>
        <w:widowControl/>
        <w:numPr>
          <w:ilvl w:val="0"/>
          <w:numId w:val="53"/>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x  *!*NtCreateFile* </w:t>
      </w:r>
      <w:r w:rsidRPr="00D27FDD">
        <w:rPr>
          <w:rFonts w:ascii="inherit" w:eastAsia="宋体" w:hAnsi="inherit" w:cs="Helvetica"/>
          <w:color w:val="373737"/>
          <w:kern w:val="0"/>
          <w:sz w:val="23"/>
          <w:szCs w:val="23"/>
        </w:rPr>
        <w:t>（注：亦请参照</w:t>
      </w:r>
      <w:r w:rsidRPr="00D27FDD">
        <w:rPr>
          <w:rFonts w:ascii="inherit" w:eastAsia="宋体" w:hAnsi="inherit" w:cs="Helvetica"/>
          <w:color w:val="373737"/>
          <w:kern w:val="0"/>
          <w:sz w:val="23"/>
          <w:szCs w:val="23"/>
        </w:rPr>
        <w:t>!dlls –c</w:t>
      </w:r>
      <w:r w:rsidRPr="00D27FDD">
        <w:rPr>
          <w:rFonts w:ascii="inherit" w:eastAsia="宋体" w:hAnsi="inherit" w:cs="Helvetica"/>
          <w:color w:val="373737"/>
          <w:kern w:val="0"/>
          <w:sz w:val="23"/>
          <w:szCs w:val="23"/>
        </w:rPr>
        <w:t>命令）</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同名函数在多个系统模块中并定义，这可能出乎你的意料，但却给你带来真正的知识。</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此外，</w:t>
      </w:r>
      <w:r w:rsidRPr="00D27FDD">
        <w:rPr>
          <w:rFonts w:ascii="Helvetica" w:eastAsia="宋体" w:hAnsi="Helvetica" w:cs="Helvetica"/>
          <w:color w:val="373737"/>
          <w:kern w:val="0"/>
          <w:sz w:val="23"/>
          <w:szCs w:val="23"/>
        </w:rPr>
        <w:t>x</w:t>
      </w:r>
      <w:r w:rsidRPr="00D27FDD">
        <w:rPr>
          <w:rFonts w:ascii="Helvetica" w:eastAsia="宋体" w:hAnsi="Helvetica" w:cs="Helvetica"/>
          <w:color w:val="373737"/>
          <w:kern w:val="0"/>
          <w:sz w:val="23"/>
          <w:szCs w:val="23"/>
        </w:rPr>
        <w:t>命令有多个可选参数。建议总是带上</w:t>
      </w:r>
      <w:r w:rsidRPr="00D27FDD">
        <w:rPr>
          <w:rFonts w:ascii="Helvetica" w:eastAsia="宋体" w:hAnsi="Helvetica" w:cs="Helvetica"/>
          <w:color w:val="373737"/>
          <w:kern w:val="0"/>
          <w:sz w:val="23"/>
          <w:szCs w:val="23"/>
        </w:rPr>
        <w:t>/t</w:t>
      </w:r>
      <w:r w:rsidRPr="00D27FDD">
        <w:rPr>
          <w:rFonts w:ascii="Helvetica" w:eastAsia="宋体" w:hAnsi="Helvetica" w:cs="Helvetica"/>
          <w:color w:val="373737"/>
          <w:kern w:val="0"/>
          <w:sz w:val="23"/>
          <w:szCs w:val="23"/>
        </w:rPr>
        <w:t>和</w:t>
      </w:r>
      <w:r w:rsidRPr="00D27FDD">
        <w:rPr>
          <w:rFonts w:ascii="Helvetica" w:eastAsia="宋体" w:hAnsi="Helvetica" w:cs="Helvetica"/>
          <w:color w:val="373737"/>
          <w:kern w:val="0"/>
          <w:sz w:val="23"/>
          <w:szCs w:val="23"/>
        </w:rPr>
        <w:t>/v</w:t>
      </w:r>
      <w:r w:rsidRPr="00D27FDD">
        <w:rPr>
          <w:rFonts w:ascii="Helvetica" w:eastAsia="宋体" w:hAnsi="Helvetica" w:cs="Helvetica"/>
          <w:color w:val="373737"/>
          <w:kern w:val="0"/>
          <w:sz w:val="23"/>
          <w:szCs w:val="23"/>
        </w:rPr>
        <w:t>，可显示更多符号、类型信息。</w:t>
      </w:r>
    </w:p>
    <w:p w:rsidR="00D27FDD" w:rsidRPr="00D27FDD" w:rsidRDefault="00D27FDD" w:rsidP="00D27FDD">
      <w:pPr>
        <w:widowControl/>
        <w:numPr>
          <w:ilvl w:val="0"/>
          <w:numId w:val="54"/>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/f</w:t>
      </w:r>
      <w:r w:rsidRPr="00D27FDD">
        <w:rPr>
          <w:rFonts w:ascii="inherit" w:eastAsia="宋体" w:hAnsi="inherit" w:cs="Helvetica"/>
          <w:color w:val="373737"/>
          <w:kern w:val="0"/>
          <w:sz w:val="23"/>
          <w:szCs w:val="23"/>
        </w:rPr>
        <w:t>：将只显示函数符号；并且会显示函数的详细定义。</w:t>
      </w:r>
    </w:p>
    <w:p w:rsidR="00D27FDD" w:rsidRPr="00D27FDD" w:rsidRDefault="00D27FDD" w:rsidP="00D27FDD">
      <w:pPr>
        <w:widowControl/>
        <w:numPr>
          <w:ilvl w:val="0"/>
          <w:numId w:val="54"/>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lastRenderedPageBreak/>
        <w:t>/d</w:t>
      </w:r>
      <w:r w:rsidRPr="00D27FDD">
        <w:rPr>
          <w:rFonts w:ascii="inherit" w:eastAsia="宋体" w:hAnsi="inherit" w:cs="Helvetica"/>
          <w:color w:val="373737"/>
          <w:kern w:val="0"/>
          <w:sz w:val="23"/>
          <w:szCs w:val="23"/>
        </w:rPr>
        <w:t>：显示更多的变量类型相关信息。</w:t>
      </w:r>
      <w:r w:rsidRPr="00D27FDD">
        <w:rPr>
          <w:rFonts w:ascii="inherit" w:eastAsia="宋体" w:hAnsi="inherit" w:cs="Helvetica"/>
          <w:b/>
          <w:bCs/>
          <w:color w:val="373737"/>
          <w:kern w:val="0"/>
          <w:sz w:val="23"/>
          <w:szCs w:val="23"/>
        </w:rPr>
        <w:t> </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就近搜索</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如果知道了符号的大概地址，但不能确定确切的符号名称，该怎么处理呢？就近查找命令</w:t>
      </w:r>
      <w:r w:rsidRPr="00D27FDD">
        <w:rPr>
          <w:rFonts w:ascii="Helvetica" w:eastAsia="宋体" w:hAnsi="Helvetica" w:cs="Helvetica"/>
          <w:color w:val="373737"/>
          <w:kern w:val="0"/>
          <w:sz w:val="23"/>
          <w:szCs w:val="23"/>
        </w:rPr>
        <w:t>ln</w:t>
      </w:r>
      <w:r w:rsidRPr="00D27FDD">
        <w:rPr>
          <w:rFonts w:ascii="Helvetica" w:eastAsia="宋体" w:hAnsi="Helvetica" w:cs="Helvetica"/>
          <w:color w:val="373737"/>
          <w:kern w:val="0"/>
          <w:sz w:val="23"/>
          <w:szCs w:val="23"/>
        </w:rPr>
        <w:t>能发挥作用，</w:t>
      </w:r>
      <w:r w:rsidRPr="00D27FDD">
        <w:rPr>
          <w:rFonts w:ascii="Helvetica" w:eastAsia="宋体" w:hAnsi="Helvetica" w:cs="Helvetica"/>
          <w:color w:val="373737"/>
          <w:kern w:val="0"/>
          <w:sz w:val="23"/>
          <w:szCs w:val="23"/>
        </w:rPr>
        <w:t>ln</w:t>
      </w:r>
      <w:r w:rsidRPr="00D27FDD">
        <w:rPr>
          <w:rFonts w:ascii="Helvetica" w:eastAsia="宋体" w:hAnsi="Helvetica" w:cs="Helvetica"/>
          <w:color w:val="373737"/>
          <w:kern w:val="0"/>
          <w:sz w:val="23"/>
          <w:szCs w:val="23"/>
        </w:rPr>
        <w:t>是</w:t>
      </w:r>
      <w:r w:rsidRPr="00D27FDD">
        <w:rPr>
          <w:rFonts w:ascii="Helvetica" w:eastAsia="宋体" w:hAnsi="Helvetica" w:cs="Helvetica"/>
          <w:color w:val="373737"/>
          <w:kern w:val="0"/>
          <w:sz w:val="23"/>
          <w:szCs w:val="23"/>
        </w:rPr>
        <w:t>List Nearest</w:t>
      </w:r>
      <w:r w:rsidRPr="00D27FDD">
        <w:rPr>
          <w:rFonts w:ascii="Helvetica" w:eastAsia="宋体" w:hAnsi="Helvetica" w:cs="Helvetica"/>
          <w:color w:val="373737"/>
          <w:kern w:val="0"/>
          <w:sz w:val="23"/>
          <w:szCs w:val="23"/>
        </w:rPr>
        <w:t>的缩写。它的作用是：（根据给定的地址）列出附近一定范围内的所有符号。下表中，指定地址</w:t>
      </w:r>
      <w:r w:rsidRPr="00D27FDD">
        <w:rPr>
          <w:rFonts w:ascii="Helvetica" w:eastAsia="宋体" w:hAnsi="Helvetica" w:cs="Helvetica"/>
          <w:color w:val="373737"/>
          <w:kern w:val="0"/>
          <w:sz w:val="23"/>
          <w:szCs w:val="23"/>
        </w:rPr>
        <w:t>0x7c8179f0</w:t>
      </w:r>
      <w:r w:rsidRPr="00D27FDD">
        <w:rPr>
          <w:rFonts w:ascii="Helvetica" w:eastAsia="宋体" w:hAnsi="Helvetica" w:cs="Helvetica"/>
          <w:color w:val="373737"/>
          <w:kern w:val="0"/>
          <w:sz w:val="23"/>
          <w:szCs w:val="23"/>
        </w:rPr>
        <w:t>的前后各有一个符号被找到：</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0:000&gt; ln 7c8179f0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(7c8179c3)   kernel32!NlsServerInitialize+0x29   |  (7c8179fe)   kernel32!AllocTables</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2.6 </w:t>
      </w:r>
      <w:r w:rsidRPr="00D27FDD">
        <w:rPr>
          <w:rFonts w:ascii="Helvetica" w:eastAsia="宋体" w:hAnsi="Helvetica" w:cs="Helvetica"/>
          <w:b/>
          <w:bCs/>
          <w:color w:val="000000"/>
          <w:kern w:val="0"/>
          <w:sz w:val="23"/>
          <w:szCs w:val="23"/>
        </w:rPr>
        <w:t>源码命令</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如果含有源码信息，可使得调试过程能够以源码模式逐行进行。和源码相关的命令包括下面几个：</w:t>
      </w:r>
      <w:r w:rsidRPr="00D27FDD">
        <w:rPr>
          <w:rFonts w:ascii="Helvetica" w:eastAsia="宋体" w:hAnsi="Helvetica" w:cs="Helvetica"/>
          <w:b/>
          <w:bCs/>
          <w:color w:val="373737"/>
          <w:kern w:val="0"/>
          <w:sz w:val="23"/>
          <w:szCs w:val="23"/>
        </w:rPr>
        <w:t> </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源码路径：</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和符号路径类似，要设置源码路径，使用如下语法格式：</w:t>
      </w:r>
    </w:p>
    <w:p w:rsidR="00D27FDD" w:rsidRPr="00D27FDD" w:rsidRDefault="00D27FDD" w:rsidP="00D27FDD">
      <w:pPr>
        <w:widowControl/>
        <w:numPr>
          <w:ilvl w:val="0"/>
          <w:numId w:val="5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.srcpath[+] [</w:t>
      </w:r>
      <w:r w:rsidRPr="00D27FDD">
        <w:rPr>
          <w:rFonts w:ascii="inherit" w:eastAsia="宋体" w:hAnsi="inherit" w:cs="Helvetica"/>
          <w:i/>
          <w:iCs/>
          <w:color w:val="373737"/>
          <w:kern w:val="0"/>
          <w:sz w:val="23"/>
          <w:szCs w:val="23"/>
        </w:rPr>
        <w:t>路径</w:t>
      </w:r>
      <w:r w:rsidRPr="00D27FDD">
        <w:rPr>
          <w:rFonts w:ascii="inherit" w:eastAsia="宋体" w:hAnsi="inherit" w:cs="Helvetica"/>
          <w:i/>
          <w:iCs/>
          <w:color w:val="373737"/>
          <w:kern w:val="0"/>
          <w:sz w:val="23"/>
          <w:szCs w:val="23"/>
        </w:rPr>
        <w:t>1;</w:t>
      </w:r>
      <w:r w:rsidRPr="00D27FDD">
        <w:rPr>
          <w:rFonts w:ascii="inherit" w:eastAsia="宋体" w:hAnsi="inherit" w:cs="Helvetica"/>
          <w:i/>
          <w:iCs/>
          <w:color w:val="373737"/>
          <w:kern w:val="0"/>
          <w:sz w:val="23"/>
          <w:szCs w:val="23"/>
        </w:rPr>
        <w:t>路径</w:t>
      </w:r>
      <w:r w:rsidRPr="00D27FDD">
        <w:rPr>
          <w:rFonts w:ascii="inherit" w:eastAsia="宋体" w:hAnsi="inherit" w:cs="Helvetica"/>
          <w:i/>
          <w:iCs/>
          <w:color w:val="373737"/>
          <w:kern w:val="0"/>
          <w:sz w:val="23"/>
          <w:szCs w:val="23"/>
        </w:rPr>
        <w:t>2</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不含任何参数的情况下，显示当前设置的源码路径。</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下面命令将覆盖原设置，设置新的源码搜索路径：</w:t>
      </w:r>
    </w:p>
    <w:p w:rsidR="00D27FDD" w:rsidRPr="00D27FDD" w:rsidRDefault="00D27FDD" w:rsidP="00D27FDD">
      <w:pPr>
        <w:widowControl/>
        <w:numPr>
          <w:ilvl w:val="0"/>
          <w:numId w:val="56"/>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.srcpath &lt;</w:t>
      </w:r>
      <w:r w:rsidRPr="00D27FDD">
        <w:rPr>
          <w:rFonts w:ascii="inherit" w:eastAsia="宋体" w:hAnsi="inherit" w:cs="Helvetica"/>
          <w:i/>
          <w:iCs/>
          <w:color w:val="373737"/>
          <w:kern w:val="0"/>
          <w:sz w:val="23"/>
          <w:szCs w:val="23"/>
        </w:rPr>
        <w:t>路径信息</w:t>
      </w:r>
      <w:r w:rsidRPr="00D27FDD">
        <w:rPr>
          <w:rFonts w:ascii="inherit" w:eastAsia="宋体" w:hAnsi="inherit" w:cs="Helvetica"/>
          <w:color w:val="373737"/>
          <w:kern w:val="0"/>
          <w:sz w:val="23"/>
          <w:szCs w:val="23"/>
        </w:rPr>
        <w:t>&gt;</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使用</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可以将新的路径添加到原设置中，而不会把原设置覆盖掉：</w:t>
      </w:r>
    </w:p>
    <w:p w:rsidR="00D27FDD" w:rsidRPr="00D27FDD" w:rsidRDefault="00D27FDD" w:rsidP="00D27FDD">
      <w:pPr>
        <w:widowControl/>
        <w:numPr>
          <w:ilvl w:val="0"/>
          <w:numId w:val="57"/>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.srcpath+ &lt;</w:t>
      </w:r>
      <w:r w:rsidRPr="00D27FDD">
        <w:rPr>
          <w:rFonts w:ascii="inherit" w:eastAsia="宋体" w:hAnsi="inherit" w:cs="Helvetica"/>
          <w:i/>
          <w:iCs/>
          <w:color w:val="373737"/>
          <w:kern w:val="0"/>
          <w:sz w:val="23"/>
          <w:szCs w:val="23"/>
        </w:rPr>
        <w:t>路径信息</w:t>
      </w:r>
      <w:r w:rsidRPr="00D27FDD">
        <w:rPr>
          <w:rFonts w:ascii="inherit" w:eastAsia="宋体" w:hAnsi="inherit" w:cs="Helvetica"/>
          <w:color w:val="373737"/>
          <w:kern w:val="0"/>
          <w:sz w:val="23"/>
          <w:szCs w:val="23"/>
        </w:rPr>
        <w:t>&gt;</w:t>
      </w:r>
      <w:r w:rsidRPr="00D27FDD">
        <w:rPr>
          <w:rFonts w:ascii="inherit" w:eastAsia="宋体" w:hAnsi="inherit" w:cs="Helvetica"/>
          <w:b/>
          <w:bCs/>
          <w:color w:val="373737"/>
          <w:kern w:val="0"/>
          <w:sz w:val="23"/>
          <w:szCs w:val="23"/>
        </w:rPr>
        <w:t> </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源码选项</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这里列出的源码选项有三个，下面分别来讲。第一个是源码的</w:t>
      </w:r>
      <w:r w:rsidRPr="00D27FDD">
        <w:rPr>
          <w:rFonts w:ascii="inherit" w:eastAsia="宋体" w:hAnsi="inherit" w:cs="Helvetica"/>
          <w:color w:val="373737"/>
          <w:kern w:val="0"/>
          <w:sz w:val="23"/>
          <w:szCs w:val="23"/>
        </w:rPr>
        <w:t>Noisy</w:t>
      </w:r>
      <w:r w:rsidRPr="00D27FDD">
        <w:rPr>
          <w:rFonts w:ascii="inherit" w:eastAsia="宋体" w:hAnsi="inherit" w:cs="Helvetica"/>
          <w:color w:val="373737"/>
          <w:kern w:val="0"/>
          <w:sz w:val="23"/>
          <w:szCs w:val="23"/>
        </w:rPr>
        <w:t>选项，语法如下：</w:t>
      </w:r>
    </w:p>
    <w:p w:rsidR="00D27FDD" w:rsidRPr="00D27FDD" w:rsidRDefault="00D27FDD" w:rsidP="00D27FDD">
      <w:pPr>
        <w:widowControl/>
        <w:numPr>
          <w:ilvl w:val="0"/>
          <w:numId w:val="58"/>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.srcnoisy [1|0]</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此命令乃</w:t>
      </w:r>
      <w:r w:rsidRPr="00D27FDD">
        <w:rPr>
          <w:rFonts w:ascii="inherit" w:eastAsia="宋体" w:hAnsi="inherit" w:cs="Helvetica"/>
          <w:color w:val="373737"/>
          <w:kern w:val="0"/>
          <w:sz w:val="23"/>
          <w:szCs w:val="23"/>
        </w:rPr>
        <w:t>source noisy</w:t>
      </w:r>
      <w:r w:rsidRPr="00D27FDD">
        <w:rPr>
          <w:rFonts w:ascii="inherit" w:eastAsia="宋体" w:hAnsi="inherit" w:cs="Helvetica"/>
          <w:color w:val="373737"/>
          <w:kern w:val="0"/>
          <w:sz w:val="23"/>
          <w:szCs w:val="23"/>
        </w:rPr>
        <w:t>缩写，可以理解成</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嘈杂的源码</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，类似于符号设置中也存在的</w:t>
      </w:r>
      <w:r w:rsidRPr="00D27FDD">
        <w:rPr>
          <w:rFonts w:ascii="inherit" w:eastAsia="宋体" w:hAnsi="inherit" w:cs="Helvetica"/>
          <w:color w:val="373737"/>
          <w:kern w:val="0"/>
          <w:sz w:val="23"/>
          <w:szCs w:val="23"/>
        </w:rPr>
        <w:t>noisy</w:t>
      </w:r>
      <w:r w:rsidRPr="00D27FDD">
        <w:rPr>
          <w:rFonts w:ascii="inherit" w:eastAsia="宋体" w:hAnsi="inherit" w:cs="Helvetica"/>
          <w:color w:val="373737"/>
          <w:kern w:val="0"/>
          <w:sz w:val="23"/>
          <w:szCs w:val="23"/>
        </w:rPr>
        <w:t>选项。他的三种运用如下所示：</w:t>
      </w:r>
    </w:p>
    <w:p w:rsidR="00D27FDD" w:rsidRPr="00D27FDD" w:rsidRDefault="00D27FDD" w:rsidP="00D27FDD">
      <w:pPr>
        <w:widowControl/>
        <w:numPr>
          <w:ilvl w:val="0"/>
          <w:numId w:val="5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状态：</w:t>
      </w:r>
      <w:r w:rsidRPr="00D27FDD">
        <w:rPr>
          <w:rFonts w:ascii="inherit" w:eastAsia="宋体" w:hAnsi="inherit" w:cs="Helvetica"/>
          <w:color w:val="373737"/>
          <w:kern w:val="0"/>
          <w:sz w:val="23"/>
          <w:szCs w:val="23"/>
        </w:rPr>
        <w:t>.srcnoisy</w:t>
      </w:r>
    </w:p>
    <w:p w:rsidR="00D27FDD" w:rsidRPr="00D27FDD" w:rsidRDefault="00D27FDD" w:rsidP="00D27FDD">
      <w:pPr>
        <w:widowControl/>
        <w:numPr>
          <w:ilvl w:val="0"/>
          <w:numId w:val="5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lastRenderedPageBreak/>
        <w:t>开启：</w:t>
      </w:r>
      <w:r w:rsidRPr="00D27FDD">
        <w:rPr>
          <w:rFonts w:ascii="inherit" w:eastAsia="宋体" w:hAnsi="inherit" w:cs="Helvetica"/>
          <w:color w:val="373737"/>
          <w:kern w:val="0"/>
          <w:sz w:val="23"/>
          <w:szCs w:val="23"/>
        </w:rPr>
        <w:t>.srcnoisy 1</w:t>
      </w:r>
    </w:p>
    <w:p w:rsidR="00D27FDD" w:rsidRPr="00D27FDD" w:rsidRDefault="00D27FDD" w:rsidP="00D27FDD">
      <w:pPr>
        <w:widowControl/>
        <w:numPr>
          <w:ilvl w:val="0"/>
          <w:numId w:val="5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关闭：</w:t>
      </w:r>
      <w:r w:rsidRPr="00D27FDD">
        <w:rPr>
          <w:rFonts w:ascii="inherit" w:eastAsia="宋体" w:hAnsi="inherit" w:cs="Helvetica"/>
          <w:color w:val="373737"/>
          <w:kern w:val="0"/>
          <w:sz w:val="23"/>
          <w:szCs w:val="23"/>
        </w:rPr>
        <w:t>.srcnoisy 0</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开始</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吵闹的源码</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选项后，在源码加载、卸载，甚至单步的时候，都会显示丰富的源码信息。下图显示了一个含有</w:t>
      </w:r>
      <w:r w:rsidRPr="00D27FDD">
        <w:rPr>
          <w:rFonts w:ascii="inherit" w:eastAsia="宋体" w:hAnsi="inherit" w:cs="Helvetica"/>
          <w:color w:val="373737"/>
          <w:kern w:val="0"/>
          <w:sz w:val="23"/>
          <w:szCs w:val="23"/>
        </w:rPr>
        <w:t>Noisy</w:t>
      </w:r>
      <w:r w:rsidRPr="00D27FDD">
        <w:rPr>
          <w:rFonts w:ascii="inherit" w:eastAsia="宋体" w:hAnsi="inherit" w:cs="Helvetica"/>
          <w:color w:val="373737"/>
          <w:kern w:val="0"/>
          <w:sz w:val="23"/>
          <w:szCs w:val="23"/>
        </w:rPr>
        <w:t>信息的单步命令：</w:t>
      </w:r>
    </w:p>
    <w:p w:rsidR="00D27FDD" w:rsidRPr="00D27FDD" w:rsidRDefault="00D27FDD" w:rsidP="00D27FDD">
      <w:pPr>
        <w:widowControl/>
        <w:shd w:val="clear" w:color="auto" w:fill="FFFFFF"/>
        <w:jc w:val="center"/>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 </w:t>
      </w:r>
      <w:r w:rsidRPr="00D27FDD">
        <w:rPr>
          <w:rFonts w:ascii="inherit" w:eastAsia="宋体" w:hAnsi="inherit" w:cs="Helvetica" w:hint="eastAsia"/>
          <w:noProof/>
          <w:color w:val="1982D1"/>
          <w:kern w:val="0"/>
          <w:sz w:val="23"/>
          <w:szCs w:val="23"/>
          <w:bdr w:val="none" w:sz="0" w:space="0" w:color="auto" w:frame="1"/>
        </w:rPr>
        <w:drawing>
          <wp:inline distT="0" distB="0" distL="0" distR="0">
            <wp:extent cx="2857500" cy="1000125"/>
            <wp:effectExtent l="0" t="0" r="0" b="9525"/>
            <wp:docPr id="7" name="图片 7" descr="sourcenoisy">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ourcenoisy">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0" cy="1000125"/>
                    </a:xfrm>
                    <a:prstGeom prst="rect">
                      <a:avLst/>
                    </a:prstGeom>
                    <a:noFill/>
                    <a:ln>
                      <a:noFill/>
                    </a:ln>
                  </pic:spPr>
                </pic:pic>
              </a:graphicData>
            </a:graphic>
          </wp:inline>
        </w:drawing>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第二个命令是行号选项，即在符号文件加载过程中，是否将行号也一并加载进来。因为</w:t>
      </w:r>
      <w:r w:rsidRPr="00D27FDD">
        <w:rPr>
          <w:rFonts w:ascii="inherit" w:eastAsia="宋体" w:hAnsi="inherit" w:cs="Helvetica"/>
          <w:color w:val="373737"/>
          <w:kern w:val="0"/>
          <w:sz w:val="23"/>
          <w:szCs w:val="23"/>
        </w:rPr>
        <w:t>Windbg</w:t>
      </w:r>
      <w:r w:rsidRPr="00D27FDD">
        <w:rPr>
          <w:rFonts w:ascii="inherit" w:eastAsia="宋体" w:hAnsi="inherit" w:cs="Helvetica"/>
          <w:color w:val="373737"/>
          <w:kern w:val="0"/>
          <w:sz w:val="23"/>
          <w:szCs w:val="23"/>
        </w:rPr>
        <w:t>支持源码级调试，所以它在</w:t>
      </w:r>
      <w:r w:rsidRPr="00D27FDD">
        <w:rPr>
          <w:rFonts w:ascii="inherit" w:eastAsia="宋体" w:hAnsi="inherit" w:cs="Helvetica"/>
          <w:color w:val="373737"/>
          <w:kern w:val="0"/>
          <w:sz w:val="23"/>
          <w:szCs w:val="23"/>
        </w:rPr>
        <w:t>Windbg</w:t>
      </w:r>
      <w:r w:rsidRPr="00D27FDD">
        <w:rPr>
          <w:rFonts w:ascii="inherit" w:eastAsia="宋体" w:hAnsi="inherit" w:cs="Helvetica"/>
          <w:color w:val="373737"/>
          <w:kern w:val="0"/>
          <w:sz w:val="23"/>
          <w:szCs w:val="23"/>
        </w:rPr>
        <w:t>中是默认开启（</w:t>
      </w:r>
      <w:r w:rsidRPr="00D27FDD">
        <w:rPr>
          <w:rFonts w:ascii="inherit" w:eastAsia="宋体" w:hAnsi="inherit" w:cs="Helvetica"/>
          <w:color w:val="373737"/>
          <w:kern w:val="0"/>
          <w:sz w:val="23"/>
          <w:szCs w:val="23"/>
        </w:rPr>
        <w:t>Enable</w:t>
      </w:r>
      <w:r w:rsidRPr="00D27FDD">
        <w:rPr>
          <w:rFonts w:ascii="inherit" w:eastAsia="宋体" w:hAnsi="inherit" w:cs="Helvetica"/>
          <w:color w:val="373737"/>
          <w:kern w:val="0"/>
          <w:sz w:val="23"/>
          <w:szCs w:val="23"/>
        </w:rPr>
        <w:t>）的，我们一般也不应该去禁止他。语法如下：</w:t>
      </w:r>
    </w:p>
    <w:p w:rsidR="00D27FDD" w:rsidRPr="00D27FDD" w:rsidRDefault="00D27FDD" w:rsidP="00D27FDD">
      <w:pPr>
        <w:widowControl/>
        <w:numPr>
          <w:ilvl w:val="0"/>
          <w:numId w:val="60"/>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.lines [-d|-e|-t]</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参数</w:t>
      </w:r>
      <w:r w:rsidRPr="00D27FDD">
        <w:rPr>
          <w:rFonts w:ascii="inherit" w:eastAsia="宋体" w:hAnsi="inherit" w:cs="Helvetica"/>
          <w:color w:val="373737"/>
          <w:kern w:val="0"/>
          <w:sz w:val="23"/>
          <w:szCs w:val="23"/>
        </w:rPr>
        <w:t>d</w:t>
      </w:r>
      <w:r w:rsidRPr="00D27FDD">
        <w:rPr>
          <w:rFonts w:ascii="inherit" w:eastAsia="宋体" w:hAnsi="inherit" w:cs="Helvetica"/>
          <w:color w:val="373737"/>
          <w:kern w:val="0"/>
          <w:sz w:val="23"/>
          <w:szCs w:val="23"/>
        </w:rPr>
        <w:t>是</w:t>
      </w:r>
      <w:r w:rsidRPr="00D27FDD">
        <w:rPr>
          <w:rFonts w:ascii="inherit" w:eastAsia="宋体" w:hAnsi="inherit" w:cs="Helvetica"/>
          <w:color w:val="373737"/>
          <w:kern w:val="0"/>
          <w:sz w:val="23"/>
          <w:szCs w:val="23"/>
        </w:rPr>
        <w:t>disable</w:t>
      </w:r>
      <w:r w:rsidRPr="00D27FDD">
        <w:rPr>
          <w:rFonts w:ascii="inherit" w:eastAsia="宋体" w:hAnsi="inherit" w:cs="Helvetica"/>
          <w:color w:val="373737"/>
          <w:kern w:val="0"/>
          <w:sz w:val="23"/>
          <w:szCs w:val="23"/>
        </w:rPr>
        <w:t>的意思；</w:t>
      </w:r>
      <w:r w:rsidRPr="00D27FDD">
        <w:rPr>
          <w:rFonts w:ascii="inherit" w:eastAsia="宋体" w:hAnsi="inherit" w:cs="Helvetica"/>
          <w:color w:val="373737"/>
          <w:kern w:val="0"/>
          <w:sz w:val="23"/>
          <w:szCs w:val="23"/>
        </w:rPr>
        <w:t>e</w:t>
      </w:r>
      <w:r w:rsidRPr="00D27FDD">
        <w:rPr>
          <w:rFonts w:ascii="inherit" w:eastAsia="宋体" w:hAnsi="inherit" w:cs="Helvetica"/>
          <w:color w:val="373737"/>
          <w:kern w:val="0"/>
          <w:sz w:val="23"/>
          <w:szCs w:val="23"/>
        </w:rPr>
        <w:t>是</w:t>
      </w:r>
      <w:r w:rsidRPr="00D27FDD">
        <w:rPr>
          <w:rFonts w:ascii="inherit" w:eastAsia="宋体" w:hAnsi="inherit" w:cs="Helvetica"/>
          <w:color w:val="373737"/>
          <w:kern w:val="0"/>
          <w:sz w:val="23"/>
          <w:szCs w:val="23"/>
        </w:rPr>
        <w:t>enable</w:t>
      </w:r>
      <w:r w:rsidRPr="00D27FDD">
        <w:rPr>
          <w:rFonts w:ascii="inherit" w:eastAsia="宋体" w:hAnsi="inherit" w:cs="Helvetica"/>
          <w:color w:val="373737"/>
          <w:kern w:val="0"/>
          <w:sz w:val="23"/>
          <w:szCs w:val="23"/>
        </w:rPr>
        <w:t>的意思；</w:t>
      </w:r>
      <w:r w:rsidRPr="00D27FDD">
        <w:rPr>
          <w:rFonts w:ascii="inherit" w:eastAsia="宋体" w:hAnsi="inherit" w:cs="Helvetica"/>
          <w:color w:val="373737"/>
          <w:kern w:val="0"/>
          <w:sz w:val="23"/>
          <w:szCs w:val="23"/>
        </w:rPr>
        <w:t>t</w:t>
      </w:r>
      <w:r w:rsidRPr="00D27FDD">
        <w:rPr>
          <w:rFonts w:ascii="inherit" w:eastAsia="宋体" w:hAnsi="inherit" w:cs="Helvetica"/>
          <w:color w:val="373737"/>
          <w:kern w:val="0"/>
          <w:sz w:val="23"/>
          <w:szCs w:val="23"/>
        </w:rPr>
        <w:t>表示切换的意思，即自动在</w:t>
      </w:r>
      <w:r w:rsidRPr="00D27FDD">
        <w:rPr>
          <w:rFonts w:ascii="inherit" w:eastAsia="宋体" w:hAnsi="inherit" w:cs="Helvetica"/>
          <w:color w:val="373737"/>
          <w:kern w:val="0"/>
          <w:sz w:val="23"/>
          <w:szCs w:val="23"/>
        </w:rPr>
        <w:t>disable</w:t>
      </w:r>
      <w:r w:rsidRPr="00D27FDD">
        <w:rPr>
          <w:rFonts w:ascii="inherit" w:eastAsia="宋体" w:hAnsi="inherit" w:cs="Helvetica"/>
          <w:color w:val="373737"/>
          <w:kern w:val="0"/>
          <w:sz w:val="23"/>
          <w:szCs w:val="23"/>
        </w:rPr>
        <w:t>和</w:t>
      </w:r>
      <w:r w:rsidRPr="00D27FDD">
        <w:rPr>
          <w:rFonts w:ascii="inherit" w:eastAsia="宋体" w:hAnsi="inherit" w:cs="Helvetica"/>
          <w:color w:val="373737"/>
          <w:kern w:val="0"/>
          <w:sz w:val="23"/>
          <w:szCs w:val="23"/>
        </w:rPr>
        <w:t>enable</w:t>
      </w:r>
      <w:r w:rsidRPr="00D27FDD">
        <w:rPr>
          <w:rFonts w:ascii="inherit" w:eastAsia="宋体" w:hAnsi="inherit" w:cs="Helvetica"/>
          <w:color w:val="373737"/>
          <w:kern w:val="0"/>
          <w:sz w:val="23"/>
          <w:szCs w:val="23"/>
        </w:rPr>
        <w:t>两者之间切换。</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最后看第三个命令，是代码行选项，包括行号和内容。语法如下：</w:t>
      </w:r>
    </w:p>
    <w:p w:rsidR="00D27FDD" w:rsidRPr="00D27FDD" w:rsidRDefault="00D27FDD" w:rsidP="00D27FDD">
      <w:pPr>
        <w:widowControl/>
        <w:numPr>
          <w:ilvl w:val="0"/>
          <w:numId w:val="61"/>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打开：</w:t>
      </w:r>
      <w:r w:rsidRPr="00D27FDD">
        <w:rPr>
          <w:rFonts w:ascii="inherit" w:eastAsia="宋体" w:hAnsi="inherit" w:cs="Helvetica"/>
          <w:color w:val="373737"/>
          <w:kern w:val="0"/>
          <w:sz w:val="23"/>
          <w:szCs w:val="23"/>
        </w:rPr>
        <w:t>l+ [</w:t>
      </w:r>
      <w:r w:rsidRPr="00D27FDD">
        <w:rPr>
          <w:rFonts w:ascii="inherit" w:eastAsia="宋体" w:hAnsi="inherit" w:cs="Helvetica"/>
          <w:color w:val="373737"/>
          <w:kern w:val="0"/>
          <w:sz w:val="23"/>
          <w:szCs w:val="23"/>
        </w:rPr>
        <w:t>选项</w:t>
      </w:r>
      <w:r w:rsidRPr="00D27FDD">
        <w:rPr>
          <w:rFonts w:ascii="inherit" w:eastAsia="宋体" w:hAnsi="inherit" w:cs="Helvetica"/>
          <w:color w:val="373737"/>
          <w:kern w:val="0"/>
          <w:sz w:val="23"/>
          <w:szCs w:val="23"/>
        </w:rPr>
        <w:t>]</w:t>
      </w:r>
    </w:p>
    <w:p w:rsidR="00D27FDD" w:rsidRPr="00D27FDD" w:rsidRDefault="00D27FDD" w:rsidP="00D27FDD">
      <w:pPr>
        <w:widowControl/>
        <w:numPr>
          <w:ilvl w:val="0"/>
          <w:numId w:val="61"/>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关闭：</w:t>
      </w:r>
      <w:r w:rsidRPr="00D27FDD">
        <w:rPr>
          <w:rFonts w:ascii="inherit" w:eastAsia="宋体" w:hAnsi="inherit" w:cs="Helvetica"/>
          <w:color w:val="373737"/>
          <w:kern w:val="0"/>
          <w:sz w:val="23"/>
          <w:szCs w:val="23"/>
        </w:rPr>
        <w:t>l- [</w:t>
      </w:r>
      <w:r w:rsidRPr="00D27FDD">
        <w:rPr>
          <w:rFonts w:ascii="inherit" w:eastAsia="宋体" w:hAnsi="inherit" w:cs="Helvetica"/>
          <w:color w:val="373737"/>
          <w:kern w:val="0"/>
          <w:sz w:val="23"/>
          <w:szCs w:val="23"/>
        </w:rPr>
        <w:t>选项</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命令</w:t>
      </w:r>
      <w:r w:rsidRPr="00D27FDD">
        <w:rPr>
          <w:rFonts w:ascii="inherit" w:eastAsia="宋体" w:hAnsi="inherit" w:cs="Helvetica"/>
          <w:color w:val="373737"/>
          <w:kern w:val="0"/>
          <w:sz w:val="23"/>
          <w:szCs w:val="23"/>
        </w:rPr>
        <w:t>l</w:t>
      </w:r>
      <w:r w:rsidRPr="00D27FDD">
        <w:rPr>
          <w:rFonts w:ascii="inherit" w:eastAsia="宋体" w:hAnsi="inherit" w:cs="Helvetica"/>
          <w:color w:val="373737"/>
          <w:kern w:val="0"/>
          <w:sz w:val="23"/>
          <w:szCs w:val="23"/>
        </w:rPr>
        <w:t>是</w:t>
      </w:r>
      <w:r w:rsidRPr="00D27FDD">
        <w:rPr>
          <w:rFonts w:ascii="inherit" w:eastAsia="宋体" w:hAnsi="inherit" w:cs="Helvetica"/>
          <w:color w:val="373737"/>
          <w:kern w:val="0"/>
          <w:sz w:val="23"/>
          <w:szCs w:val="23"/>
        </w:rPr>
        <w:t>line</w:t>
      </w:r>
      <w:r w:rsidRPr="00D27FDD">
        <w:rPr>
          <w:rFonts w:ascii="inherit" w:eastAsia="宋体" w:hAnsi="inherit" w:cs="Helvetica"/>
          <w:color w:val="373737"/>
          <w:kern w:val="0"/>
          <w:sz w:val="23"/>
          <w:szCs w:val="23"/>
        </w:rPr>
        <w:t>的缩写，和上面的</w:t>
      </w:r>
      <w:r w:rsidRPr="00D27FDD">
        <w:rPr>
          <w:rFonts w:ascii="inherit" w:eastAsia="宋体" w:hAnsi="inherit" w:cs="Helvetica"/>
          <w:color w:val="373737"/>
          <w:kern w:val="0"/>
          <w:sz w:val="23"/>
          <w:szCs w:val="23"/>
        </w:rPr>
        <w:t>.lines</w:t>
      </w:r>
      <w:r w:rsidRPr="00D27FDD">
        <w:rPr>
          <w:rFonts w:ascii="inherit" w:eastAsia="宋体" w:hAnsi="inherit" w:cs="Helvetica"/>
          <w:color w:val="373737"/>
          <w:kern w:val="0"/>
          <w:sz w:val="23"/>
          <w:szCs w:val="23"/>
        </w:rPr>
        <w:t>命令不同的是，</w:t>
      </w:r>
      <w:r w:rsidRPr="00D27FDD">
        <w:rPr>
          <w:rFonts w:ascii="inherit" w:eastAsia="宋体" w:hAnsi="inherit" w:cs="Helvetica"/>
          <w:color w:val="373737"/>
          <w:kern w:val="0"/>
          <w:sz w:val="23"/>
          <w:szCs w:val="23"/>
        </w:rPr>
        <w:t>.lines</w:t>
      </w:r>
      <w:r w:rsidRPr="00D27FDD">
        <w:rPr>
          <w:rFonts w:ascii="inherit" w:eastAsia="宋体" w:hAnsi="inherit" w:cs="Helvetica"/>
          <w:color w:val="373737"/>
          <w:kern w:val="0"/>
          <w:sz w:val="23"/>
          <w:szCs w:val="23"/>
        </w:rPr>
        <w:t>是加载时选项，</w:t>
      </w:r>
      <w:r w:rsidRPr="00D27FDD">
        <w:rPr>
          <w:rFonts w:ascii="inherit" w:eastAsia="宋体" w:hAnsi="inherit" w:cs="Helvetica"/>
          <w:color w:val="373737"/>
          <w:kern w:val="0"/>
          <w:sz w:val="23"/>
          <w:szCs w:val="23"/>
        </w:rPr>
        <w:t>l</w:t>
      </w:r>
      <w:r w:rsidRPr="00D27FDD">
        <w:rPr>
          <w:rFonts w:ascii="inherit" w:eastAsia="宋体" w:hAnsi="inherit" w:cs="Helvetica"/>
          <w:color w:val="373737"/>
          <w:kern w:val="0"/>
          <w:sz w:val="23"/>
          <w:szCs w:val="23"/>
        </w:rPr>
        <w:t>是调试时选项。我建议读者总是调用</w:t>
      </w:r>
      <w:r w:rsidRPr="00D27FDD">
        <w:rPr>
          <w:rFonts w:ascii="inherit" w:eastAsia="宋体" w:hAnsi="inherit" w:cs="Helvetica"/>
          <w:color w:val="373737"/>
          <w:kern w:val="0"/>
          <w:sz w:val="23"/>
          <w:szCs w:val="23"/>
        </w:rPr>
        <w:t>“l+*”</w:t>
      </w:r>
      <w:r w:rsidRPr="00D27FDD">
        <w:rPr>
          <w:rFonts w:ascii="inherit" w:eastAsia="宋体" w:hAnsi="inherit" w:cs="Helvetica"/>
          <w:color w:val="373737"/>
          <w:kern w:val="0"/>
          <w:sz w:val="23"/>
          <w:szCs w:val="23"/>
        </w:rPr>
        <w:t>指令，打开所有的行选项，效果会很不错。这样在单步调试的时候，每一步的代码和行号都会显示出来。显得很醒目！</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 xml:space="preserve">            </w:t>
      </w:r>
      <w:r w:rsidRPr="00D27FDD">
        <w:rPr>
          <w:rFonts w:ascii="Helvetica" w:eastAsia="宋体" w:hAnsi="Helvetica" w:cs="Helvetica"/>
          <w:color w:val="373737"/>
          <w:kern w:val="0"/>
          <w:sz w:val="23"/>
          <w:szCs w:val="23"/>
        </w:rPr>
        <w:t>值得注意的是，进入源码模式和进入汇编模式的命令分别为：</w:t>
      </w:r>
    </w:p>
    <w:p w:rsidR="00D27FDD" w:rsidRPr="00D27FDD" w:rsidRDefault="00D27FDD" w:rsidP="00D27FDD">
      <w:pPr>
        <w:widowControl/>
        <w:numPr>
          <w:ilvl w:val="0"/>
          <w:numId w:val="62"/>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源码模式：</w:t>
      </w:r>
      <w:r w:rsidRPr="00D27FDD">
        <w:rPr>
          <w:rFonts w:ascii="inherit" w:eastAsia="宋体" w:hAnsi="inherit" w:cs="Helvetica"/>
          <w:color w:val="373737"/>
          <w:kern w:val="0"/>
          <w:sz w:val="23"/>
          <w:szCs w:val="23"/>
        </w:rPr>
        <w:t>l+t</w:t>
      </w:r>
    </w:p>
    <w:p w:rsidR="00D27FDD" w:rsidRPr="00D27FDD" w:rsidRDefault="00D27FDD" w:rsidP="00D27FDD">
      <w:pPr>
        <w:widowControl/>
        <w:numPr>
          <w:ilvl w:val="0"/>
          <w:numId w:val="62"/>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汇编模式：</w:t>
      </w:r>
      <w:r w:rsidRPr="00D27FDD">
        <w:rPr>
          <w:rFonts w:ascii="inherit" w:eastAsia="宋体" w:hAnsi="inherit" w:cs="Helvetica"/>
          <w:color w:val="373737"/>
          <w:kern w:val="0"/>
          <w:sz w:val="23"/>
          <w:szCs w:val="23"/>
        </w:rPr>
        <w:t>l-t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运行这两个命令和在</w:t>
      </w:r>
      <w:r w:rsidRPr="00D27FDD">
        <w:rPr>
          <w:rFonts w:ascii="Helvetica" w:eastAsia="宋体" w:hAnsi="Helvetica" w:cs="Helvetica"/>
          <w:color w:val="373737"/>
          <w:kern w:val="0"/>
          <w:sz w:val="23"/>
          <w:szCs w:val="23"/>
        </w:rPr>
        <w:t>Windbg</w:t>
      </w:r>
      <w:r w:rsidRPr="00D27FDD">
        <w:rPr>
          <w:rFonts w:ascii="Helvetica" w:eastAsia="宋体" w:hAnsi="Helvetica" w:cs="Helvetica"/>
          <w:color w:val="373737"/>
          <w:kern w:val="0"/>
          <w:sz w:val="23"/>
          <w:szCs w:val="23"/>
        </w:rPr>
        <w:t>的</w:t>
      </w:r>
      <w:r w:rsidRPr="00D27FDD">
        <w:rPr>
          <w:rFonts w:ascii="Helvetica" w:eastAsia="宋体" w:hAnsi="Helvetica" w:cs="Helvetica"/>
          <w:color w:val="373737"/>
          <w:kern w:val="0"/>
          <w:sz w:val="23"/>
          <w:szCs w:val="23"/>
        </w:rPr>
        <w:t>Debug</w:t>
      </w:r>
      <w:r w:rsidRPr="00D27FDD">
        <w:rPr>
          <w:rFonts w:ascii="Helvetica" w:eastAsia="宋体" w:hAnsi="Helvetica" w:cs="Helvetica"/>
          <w:color w:val="373737"/>
          <w:kern w:val="0"/>
          <w:sz w:val="23"/>
          <w:szCs w:val="23"/>
        </w:rPr>
        <w:t>菜单下点击</w:t>
      </w:r>
      <w:r w:rsidRPr="00D27FDD">
        <w:rPr>
          <w:rFonts w:ascii="Helvetica" w:eastAsia="宋体" w:hAnsi="Helvetica" w:cs="Helvetica"/>
          <w:color w:val="373737"/>
          <w:kern w:val="0"/>
          <w:sz w:val="23"/>
          <w:szCs w:val="23"/>
        </w:rPr>
        <w:t>source mode</w:t>
      </w:r>
      <w:r w:rsidRPr="00D27FDD">
        <w:rPr>
          <w:rFonts w:ascii="Helvetica" w:eastAsia="宋体" w:hAnsi="Helvetica" w:cs="Helvetica"/>
          <w:color w:val="373737"/>
          <w:kern w:val="0"/>
          <w:sz w:val="23"/>
          <w:szCs w:val="23"/>
        </w:rPr>
        <w:t>选项其效果是一样的。</w:t>
      </w:r>
    </w:p>
    <w:p w:rsidR="00D27FDD" w:rsidRPr="00D27FDD" w:rsidRDefault="00D27FDD" w:rsidP="00D27FDD">
      <w:pPr>
        <w:widowControl/>
        <w:shd w:val="clear" w:color="auto" w:fill="FFFFFF"/>
        <w:spacing w:after="195"/>
        <w:jc w:val="left"/>
        <w:textAlignment w:val="baseline"/>
        <w:outlineLvl w:val="0"/>
        <w:rPr>
          <w:rFonts w:ascii="Helvetica" w:eastAsia="宋体" w:hAnsi="Helvetica" w:cs="Helvetica"/>
          <w:b/>
          <w:bCs/>
          <w:color w:val="000000"/>
          <w:kern w:val="36"/>
          <w:sz w:val="23"/>
          <w:szCs w:val="23"/>
        </w:rPr>
      </w:pPr>
      <w:r w:rsidRPr="00D27FDD">
        <w:rPr>
          <w:rFonts w:ascii="Helvetica" w:eastAsia="宋体" w:hAnsi="Helvetica" w:cs="Helvetica"/>
          <w:b/>
          <w:bCs/>
          <w:color w:val="000000"/>
          <w:kern w:val="36"/>
          <w:sz w:val="23"/>
          <w:szCs w:val="23"/>
        </w:rPr>
        <w:t xml:space="preserve">3 </w:t>
      </w:r>
      <w:r w:rsidRPr="00D27FDD">
        <w:rPr>
          <w:rFonts w:ascii="Helvetica" w:eastAsia="宋体" w:hAnsi="Helvetica" w:cs="Helvetica"/>
          <w:b/>
          <w:bCs/>
          <w:color w:val="000000"/>
          <w:kern w:val="36"/>
          <w:sz w:val="23"/>
          <w:szCs w:val="23"/>
        </w:rPr>
        <w:t>进程与线程</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既可以显示进程和线程列表，又可以显示指定进程或线程的详细信息。调试命令可以提供比</w:t>
      </w:r>
      <w:r w:rsidRPr="00D27FDD">
        <w:rPr>
          <w:rFonts w:ascii="Helvetica" w:eastAsia="宋体" w:hAnsi="Helvetica" w:cs="Helvetica"/>
          <w:color w:val="373737"/>
          <w:kern w:val="0"/>
          <w:sz w:val="23"/>
          <w:szCs w:val="23"/>
        </w:rPr>
        <w:t>taskmgr</w:t>
      </w:r>
      <w:r w:rsidRPr="00D27FDD">
        <w:rPr>
          <w:rFonts w:ascii="Helvetica" w:eastAsia="宋体" w:hAnsi="Helvetica" w:cs="Helvetica"/>
          <w:color w:val="373737"/>
          <w:kern w:val="0"/>
          <w:sz w:val="23"/>
          <w:szCs w:val="23"/>
        </w:rPr>
        <w:t>更详尽的进程资料，在调试过程中不可或缺。</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3.1 </w:t>
      </w:r>
      <w:r w:rsidRPr="00D27FDD">
        <w:rPr>
          <w:rFonts w:ascii="Helvetica" w:eastAsia="宋体" w:hAnsi="Helvetica" w:cs="Helvetica"/>
          <w:b/>
          <w:bCs/>
          <w:color w:val="000000"/>
          <w:kern w:val="0"/>
          <w:sz w:val="23"/>
          <w:szCs w:val="23"/>
        </w:rPr>
        <w:t>进程命令</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进程命令包括这些内容：显示进程列表、进程环境块、设置进程环境。</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lastRenderedPageBreak/>
        <w:t>进程列表</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多个命令可显示进程列表，但一般只能在特定情况下使用，它们是：</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.tlist</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!process</w:t>
      </w:r>
      <w:r w:rsidRPr="00D27FDD">
        <w:rPr>
          <w:rFonts w:ascii="Helvetica" w:eastAsia="宋体" w:hAnsi="Helvetica" w:cs="Helvetica"/>
          <w:color w:val="373737"/>
          <w:kern w:val="0"/>
          <w:sz w:val="23"/>
          <w:szCs w:val="23"/>
        </w:rPr>
        <w:t>和</w:t>
      </w:r>
      <w:r w:rsidRPr="00D27FDD">
        <w:rPr>
          <w:rFonts w:ascii="Helvetica" w:eastAsia="宋体" w:hAnsi="Helvetica" w:cs="Helvetica"/>
          <w:color w:val="373737"/>
          <w:kern w:val="0"/>
          <w:sz w:val="23"/>
          <w:szCs w:val="23"/>
        </w:rPr>
        <w:t>!dml_proc</w:t>
      </w:r>
      <w:r w:rsidRPr="00D27FDD">
        <w:rPr>
          <w:rFonts w:ascii="Helvetica" w:eastAsia="宋体" w:hAnsi="Helvetica"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竖线命令显示当前被调试进程列表的状态信息，这个命令在本章开头已作过介绍，命令格式如下：</w:t>
      </w:r>
    </w:p>
    <w:p w:rsidR="00D27FDD" w:rsidRPr="00D27FDD" w:rsidRDefault="00D27FDD" w:rsidP="00D27FDD">
      <w:pPr>
        <w:widowControl/>
        <w:numPr>
          <w:ilvl w:val="0"/>
          <w:numId w:val="63"/>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w:t>
      </w:r>
      <w:r w:rsidRPr="00D27FDD">
        <w:rPr>
          <w:rFonts w:ascii="inherit" w:eastAsia="宋体" w:hAnsi="inherit" w:cs="Helvetica"/>
          <w:i/>
          <w:iCs/>
          <w:color w:val="373737"/>
          <w:kern w:val="0"/>
          <w:sz w:val="23"/>
          <w:szCs w:val="23"/>
        </w:rPr>
        <w:t>进程号</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请注意这里的定语：被调试进程列表。大多数情况下调试器中只有一个被调试进程，但可以通过</w:t>
      </w:r>
      <w:r w:rsidRPr="00D27FDD">
        <w:rPr>
          <w:rFonts w:ascii="Helvetica" w:eastAsia="宋体" w:hAnsi="Helvetica" w:cs="Helvetica"/>
          <w:color w:val="373737"/>
          <w:kern w:val="0"/>
          <w:sz w:val="23"/>
          <w:szCs w:val="23"/>
        </w:rPr>
        <w:t>.attach</w:t>
      </w:r>
      <w:r w:rsidRPr="00D27FDD">
        <w:rPr>
          <w:rFonts w:ascii="Helvetica" w:eastAsia="宋体" w:hAnsi="Helvetica" w:cs="Helvetica"/>
          <w:color w:val="373737"/>
          <w:kern w:val="0"/>
          <w:sz w:val="23"/>
          <w:szCs w:val="23"/>
        </w:rPr>
        <w:t>或者</w:t>
      </w:r>
      <w:r w:rsidRPr="00D27FDD">
        <w:rPr>
          <w:rFonts w:ascii="Helvetica" w:eastAsia="宋体" w:hAnsi="Helvetica" w:cs="Helvetica"/>
          <w:color w:val="373737"/>
          <w:kern w:val="0"/>
          <w:sz w:val="23"/>
          <w:szCs w:val="23"/>
        </w:rPr>
        <w:t>.create</w:t>
      </w:r>
      <w:r w:rsidRPr="00D27FDD">
        <w:rPr>
          <w:rFonts w:ascii="Helvetica" w:eastAsia="宋体" w:hAnsi="Helvetica" w:cs="Helvetica"/>
          <w:color w:val="373737"/>
          <w:kern w:val="0"/>
          <w:sz w:val="23"/>
          <w:szCs w:val="23"/>
        </w:rPr>
        <w:t>命令同时挂载或创建多个调试对象。当同时对多个进程调试时，进程号是从</w:t>
      </w:r>
      <w:r w:rsidRPr="00D27FDD">
        <w:rPr>
          <w:rFonts w:ascii="Helvetica" w:eastAsia="宋体" w:hAnsi="Helvetica" w:cs="Helvetica"/>
          <w:color w:val="373737"/>
          <w:kern w:val="0"/>
          <w:sz w:val="23"/>
          <w:szCs w:val="23"/>
        </w:rPr>
        <w:t>0</w:t>
      </w:r>
      <w:r w:rsidRPr="00D27FDD">
        <w:rPr>
          <w:rFonts w:ascii="Helvetica" w:eastAsia="宋体" w:hAnsi="Helvetica" w:cs="Helvetica"/>
          <w:color w:val="373737"/>
          <w:kern w:val="0"/>
          <w:sz w:val="23"/>
          <w:szCs w:val="23"/>
        </w:rPr>
        <w:t>开始的整数。下图中显示了两个被调试的进程。</w:t>
      </w:r>
    </w:p>
    <w:p w:rsidR="00D27FDD" w:rsidRPr="00D27FDD" w:rsidRDefault="00D27FDD" w:rsidP="00D27FDD">
      <w:pPr>
        <w:widowControl/>
        <w:shd w:val="clear" w:color="auto" w:fill="FFFFFF"/>
        <w:jc w:val="left"/>
        <w:textAlignment w:val="baseline"/>
        <w:rPr>
          <w:rFonts w:ascii="Helvetica" w:eastAsia="宋体" w:hAnsi="Helvetica" w:cs="Helvetica"/>
          <w:color w:val="373737"/>
          <w:kern w:val="0"/>
          <w:sz w:val="23"/>
          <w:szCs w:val="23"/>
        </w:rPr>
      </w:pPr>
      <w:r w:rsidRPr="00D27FDD">
        <w:rPr>
          <w:rFonts w:ascii="inherit" w:eastAsia="宋体" w:hAnsi="inherit" w:cs="Helvetica" w:hint="eastAsia"/>
          <w:noProof/>
          <w:color w:val="1982D1"/>
          <w:kern w:val="0"/>
          <w:sz w:val="23"/>
          <w:szCs w:val="23"/>
          <w:bdr w:val="none" w:sz="0" w:space="0" w:color="auto" w:frame="1"/>
        </w:rPr>
        <w:drawing>
          <wp:inline distT="0" distB="0" distL="0" distR="0">
            <wp:extent cx="2857500" cy="495300"/>
            <wp:effectExtent l="0" t="0" r="0" b="0"/>
            <wp:docPr id="6" name="图片 6" descr="attach-proces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ttach-process">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7500" cy="495300"/>
                    </a:xfrm>
                    <a:prstGeom prst="rect">
                      <a:avLst/>
                    </a:prstGeom>
                    <a:noFill/>
                    <a:ln>
                      <a:noFill/>
                    </a:ln>
                  </pic:spPr>
                </pic:pic>
              </a:graphicData>
            </a:graphic>
          </wp:inline>
        </w:drawing>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如何在多个进程间进行切换呢？使用</w:t>
      </w:r>
      <w:r w:rsidRPr="00D27FDD">
        <w:rPr>
          <w:rFonts w:ascii="Helvetica" w:eastAsia="宋体" w:hAnsi="Helvetica" w:cs="Helvetica"/>
          <w:color w:val="373737"/>
          <w:kern w:val="0"/>
          <w:sz w:val="23"/>
          <w:szCs w:val="23"/>
        </w:rPr>
        <w:t>s</w:t>
      </w:r>
      <w:r w:rsidRPr="00D27FDD">
        <w:rPr>
          <w:rFonts w:ascii="Helvetica" w:eastAsia="宋体" w:hAnsi="Helvetica" w:cs="Helvetica"/>
          <w:color w:val="373737"/>
          <w:kern w:val="0"/>
          <w:sz w:val="23"/>
          <w:szCs w:val="23"/>
        </w:rPr>
        <w:t>参数即可，这一点前文已然讲过。</w:t>
      </w:r>
    </w:p>
    <w:p w:rsidR="00D27FDD" w:rsidRPr="00D27FDD" w:rsidRDefault="00D27FDD" w:rsidP="00D27FDD">
      <w:pPr>
        <w:widowControl/>
        <w:numPr>
          <w:ilvl w:val="0"/>
          <w:numId w:val="64"/>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.tlist [</w:t>
      </w:r>
      <w:r w:rsidRPr="00D27FDD">
        <w:rPr>
          <w:rFonts w:ascii="inherit" w:eastAsia="宋体" w:hAnsi="inherit" w:cs="Helvetica"/>
          <w:i/>
          <w:iCs/>
          <w:color w:val="373737"/>
          <w:kern w:val="0"/>
          <w:sz w:val="23"/>
          <w:szCs w:val="23"/>
        </w:rPr>
        <w:t>选项</w:t>
      </w:r>
      <w:r w:rsidRPr="00D27FDD">
        <w:rPr>
          <w:rFonts w:ascii="inherit" w:eastAsia="宋体" w:hAnsi="inherit" w:cs="Helvetica"/>
          <w:color w:val="373737"/>
          <w:kern w:val="0"/>
          <w:sz w:val="23"/>
          <w:szCs w:val="23"/>
        </w:rPr>
        <w:t>] [</w:t>
      </w:r>
      <w:r w:rsidRPr="00D27FDD">
        <w:rPr>
          <w:rFonts w:ascii="inherit" w:eastAsia="宋体" w:hAnsi="inherit" w:cs="Helvetica"/>
          <w:i/>
          <w:iCs/>
          <w:color w:val="373737"/>
          <w:kern w:val="0"/>
          <w:sz w:val="23"/>
          <w:szCs w:val="23"/>
        </w:rPr>
        <w:t>模块名</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            .tlist</w:t>
      </w:r>
      <w:r w:rsidRPr="00D27FDD">
        <w:rPr>
          <w:rFonts w:ascii="Helvetica" w:eastAsia="宋体" w:hAnsi="Helvetica" w:cs="Helvetica"/>
          <w:color w:val="373737"/>
          <w:kern w:val="0"/>
          <w:sz w:val="23"/>
          <w:szCs w:val="23"/>
        </w:rPr>
        <w:t>命令显示当前系统中的进程列表，他是目前唯一可在用户模式下显示系统当前进程列表的命令。它有两个可选项：</w:t>
      </w:r>
      <w:r w:rsidRPr="00D27FDD">
        <w:rPr>
          <w:rFonts w:ascii="Helvetica" w:eastAsia="宋体" w:hAnsi="Helvetica" w:cs="Helvetica"/>
          <w:color w:val="373737"/>
          <w:kern w:val="0"/>
          <w:sz w:val="23"/>
          <w:szCs w:val="23"/>
        </w:rPr>
        <w:t>-v</w:t>
      </w:r>
      <w:r w:rsidRPr="00D27FDD">
        <w:rPr>
          <w:rFonts w:ascii="Helvetica" w:eastAsia="宋体" w:hAnsi="Helvetica" w:cs="Helvetica"/>
          <w:color w:val="373737"/>
          <w:kern w:val="0"/>
          <w:sz w:val="23"/>
          <w:szCs w:val="23"/>
        </w:rPr>
        <w:t>显示进程详细信息，</w:t>
      </w:r>
      <w:r w:rsidRPr="00D27FDD">
        <w:rPr>
          <w:rFonts w:ascii="Helvetica" w:eastAsia="宋体" w:hAnsi="Helvetica" w:cs="Helvetica"/>
          <w:color w:val="373737"/>
          <w:kern w:val="0"/>
          <w:sz w:val="23"/>
          <w:szCs w:val="23"/>
        </w:rPr>
        <w:t>-c</w:t>
      </w:r>
      <w:r w:rsidRPr="00D27FDD">
        <w:rPr>
          <w:rFonts w:ascii="Helvetica" w:eastAsia="宋体" w:hAnsi="Helvetica" w:cs="Helvetica"/>
          <w:color w:val="373737"/>
          <w:kern w:val="0"/>
          <w:sz w:val="23"/>
          <w:szCs w:val="23"/>
        </w:rPr>
        <w:t>只显示当前进程信息。</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 xml:space="preserve">            </w:t>
      </w:r>
      <w:r w:rsidRPr="00D27FDD">
        <w:rPr>
          <w:rFonts w:ascii="Helvetica" w:eastAsia="宋体" w:hAnsi="Helvetica" w:cs="Helvetica"/>
          <w:color w:val="373737"/>
          <w:kern w:val="0"/>
          <w:sz w:val="23"/>
          <w:szCs w:val="23"/>
        </w:rPr>
        <w:t>内核模式下同样可以使用</w:t>
      </w:r>
      <w:r w:rsidRPr="00D27FDD">
        <w:rPr>
          <w:rFonts w:ascii="Helvetica" w:eastAsia="宋体" w:hAnsi="Helvetica" w:cs="Helvetica"/>
          <w:color w:val="373737"/>
          <w:kern w:val="0"/>
          <w:sz w:val="23"/>
          <w:szCs w:val="23"/>
        </w:rPr>
        <w:t>.tlist</w:t>
      </w:r>
      <w:r w:rsidRPr="00D27FDD">
        <w:rPr>
          <w:rFonts w:ascii="Helvetica" w:eastAsia="宋体" w:hAnsi="Helvetica" w:cs="Helvetica"/>
          <w:color w:val="373737"/>
          <w:kern w:val="0"/>
          <w:sz w:val="23"/>
          <w:szCs w:val="23"/>
        </w:rPr>
        <w:t>，但更好的命令是</w:t>
      </w:r>
      <w:r w:rsidRPr="00D27FDD">
        <w:rPr>
          <w:rFonts w:ascii="Helvetica" w:eastAsia="宋体" w:hAnsi="Helvetica" w:cs="Helvetica"/>
          <w:color w:val="373737"/>
          <w:kern w:val="0"/>
          <w:sz w:val="23"/>
          <w:szCs w:val="23"/>
        </w:rPr>
        <w:t>!process</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!process</w:t>
      </w:r>
      <w:r w:rsidRPr="00D27FDD">
        <w:rPr>
          <w:rFonts w:ascii="Helvetica" w:eastAsia="宋体" w:hAnsi="Helvetica" w:cs="Helvetica"/>
          <w:color w:val="373737"/>
          <w:kern w:val="0"/>
          <w:sz w:val="23"/>
          <w:szCs w:val="23"/>
        </w:rPr>
        <w:t>在内核模式下显示进程列表，和指定进程的详细信息，也能显示进程中的线程和调用栈内容。典型格式如下：</w:t>
      </w:r>
    </w:p>
    <w:p w:rsidR="00D27FDD" w:rsidRPr="00D27FDD" w:rsidRDefault="00D27FDD" w:rsidP="00D27FDD">
      <w:pPr>
        <w:widowControl/>
        <w:numPr>
          <w:ilvl w:val="0"/>
          <w:numId w:val="6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!process: </w:t>
      </w:r>
      <w:r w:rsidRPr="00D27FDD">
        <w:rPr>
          <w:rFonts w:ascii="inherit" w:eastAsia="宋体" w:hAnsi="inherit" w:cs="Helvetica"/>
          <w:color w:val="373737"/>
          <w:kern w:val="0"/>
          <w:sz w:val="23"/>
          <w:szCs w:val="23"/>
        </w:rPr>
        <w:t>显示调试器当前运行进程信息</w:t>
      </w:r>
    </w:p>
    <w:p w:rsidR="00D27FDD" w:rsidRPr="00D27FDD" w:rsidRDefault="00D27FDD" w:rsidP="00D27FDD">
      <w:pPr>
        <w:widowControl/>
        <w:numPr>
          <w:ilvl w:val="0"/>
          <w:numId w:val="6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!process 0 0: </w:t>
      </w:r>
      <w:r w:rsidRPr="00D27FDD">
        <w:rPr>
          <w:rFonts w:ascii="inherit" w:eastAsia="宋体" w:hAnsi="inherit" w:cs="Helvetica"/>
          <w:color w:val="373737"/>
          <w:kern w:val="0"/>
          <w:sz w:val="23"/>
          <w:szCs w:val="23"/>
        </w:rPr>
        <w:t>显示进程列表</w:t>
      </w:r>
    </w:p>
    <w:p w:rsidR="00D27FDD" w:rsidRPr="00D27FDD" w:rsidRDefault="00D27FDD" w:rsidP="00D27FDD">
      <w:pPr>
        <w:widowControl/>
        <w:numPr>
          <w:ilvl w:val="0"/>
          <w:numId w:val="6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!process </w:t>
      </w:r>
      <w:r w:rsidRPr="00D27FDD">
        <w:rPr>
          <w:rFonts w:ascii="inherit" w:eastAsia="宋体" w:hAnsi="inherit" w:cs="Helvetica"/>
          <w:i/>
          <w:iCs/>
          <w:color w:val="373737"/>
          <w:kern w:val="0"/>
          <w:sz w:val="23"/>
          <w:szCs w:val="23"/>
        </w:rPr>
        <w:t>PID</w:t>
      </w:r>
      <w:r w:rsidRPr="00D27FDD">
        <w:rPr>
          <w:rFonts w:ascii="inherit" w:eastAsia="宋体" w:hAnsi="inherit" w:cs="Helvetica"/>
          <w:color w:val="373737"/>
          <w:kern w:val="0"/>
          <w:sz w:val="23"/>
          <w:szCs w:val="23"/>
        </w:rPr>
        <w:t>: PID</w:t>
      </w:r>
      <w:r w:rsidRPr="00D27FDD">
        <w:rPr>
          <w:rFonts w:ascii="inherit" w:eastAsia="宋体" w:hAnsi="inherit" w:cs="Helvetica"/>
          <w:color w:val="373737"/>
          <w:kern w:val="0"/>
          <w:sz w:val="23"/>
          <w:szCs w:val="23"/>
        </w:rPr>
        <w:t>是进程</w:t>
      </w:r>
      <w:r w:rsidRPr="00D27FDD">
        <w:rPr>
          <w:rFonts w:ascii="inherit" w:eastAsia="宋体" w:hAnsi="inherit" w:cs="Helvetica"/>
          <w:color w:val="373737"/>
          <w:kern w:val="0"/>
          <w:sz w:val="23"/>
          <w:szCs w:val="23"/>
        </w:rPr>
        <w:t>ID</w:t>
      </w:r>
      <w:r w:rsidRPr="00D27FDD">
        <w:rPr>
          <w:rFonts w:ascii="inherit" w:eastAsia="宋体" w:hAnsi="inherit" w:cs="Helvetica"/>
          <w:color w:val="373737"/>
          <w:kern w:val="0"/>
          <w:sz w:val="23"/>
          <w:szCs w:val="23"/>
        </w:rPr>
        <w:t>，根据进程</w:t>
      </w:r>
      <w:r w:rsidRPr="00D27FDD">
        <w:rPr>
          <w:rFonts w:ascii="inherit" w:eastAsia="宋体" w:hAnsi="inherit" w:cs="Helvetica"/>
          <w:color w:val="373737"/>
          <w:kern w:val="0"/>
          <w:sz w:val="23"/>
          <w:szCs w:val="23"/>
        </w:rPr>
        <w:t>ID</w:t>
      </w:r>
      <w:r w:rsidRPr="00D27FDD">
        <w:rPr>
          <w:rFonts w:ascii="inherit" w:eastAsia="宋体" w:hAnsi="inherit" w:cs="Helvetica"/>
          <w:color w:val="373737"/>
          <w:kern w:val="0"/>
          <w:sz w:val="23"/>
          <w:szCs w:val="23"/>
        </w:rPr>
        <w:t>显示此进程详细信息。</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noProof/>
          <w:color w:val="373737"/>
          <w:kern w:val="0"/>
          <w:sz w:val="23"/>
          <w:szCs w:val="23"/>
        </w:rPr>
        <w:lastRenderedPageBreak/>
        <w:drawing>
          <wp:inline distT="0" distB="0" distL="0" distR="0">
            <wp:extent cx="2381250" cy="2733675"/>
            <wp:effectExtent l="0" t="0" r="0" b="9525"/>
            <wp:docPr id="5" name="图片 5" descr="dml-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ml-proces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81250" cy="2733675"/>
                    </a:xfrm>
                    <a:prstGeom prst="rect">
                      <a:avLst/>
                    </a:prstGeom>
                    <a:noFill/>
                    <a:ln>
                      <a:noFill/>
                    </a:ln>
                  </pic:spPr>
                </pic:pic>
              </a:graphicData>
            </a:graphic>
          </wp:inline>
        </w:drawing>
      </w:r>
    </w:p>
    <w:p w:rsidR="00D27FDD" w:rsidRPr="00D27FDD" w:rsidRDefault="00D27FDD" w:rsidP="00D27FDD">
      <w:pPr>
        <w:widowControl/>
        <w:shd w:val="clear" w:color="auto" w:fill="FFFFFF"/>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此外，还有一个</w:t>
      </w:r>
      <w:r w:rsidRPr="00D27FDD">
        <w:rPr>
          <w:rFonts w:ascii="Helvetica" w:eastAsia="宋体" w:hAnsi="Helvetica" w:cs="Helvetica"/>
          <w:color w:val="373737"/>
          <w:kern w:val="0"/>
          <w:sz w:val="23"/>
          <w:szCs w:val="23"/>
        </w:rPr>
        <w:t>DML</w:t>
      </w:r>
      <w:r w:rsidRPr="00D27FDD">
        <w:rPr>
          <w:rFonts w:ascii="Helvetica" w:eastAsia="宋体" w:hAnsi="Helvetica" w:cs="Helvetica"/>
          <w:color w:val="373737"/>
          <w:kern w:val="0"/>
          <w:sz w:val="23"/>
          <w:szCs w:val="23"/>
        </w:rPr>
        <w:t>版本的进程列表命令，如下：</w:t>
      </w:r>
    </w:p>
    <w:p w:rsidR="00D27FDD" w:rsidRPr="00D27FDD" w:rsidRDefault="00D27FDD" w:rsidP="00D27FDD">
      <w:pPr>
        <w:widowControl/>
        <w:numPr>
          <w:ilvl w:val="0"/>
          <w:numId w:val="66"/>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!dml_proc [</w:t>
      </w:r>
      <w:r w:rsidRPr="00D27FDD">
        <w:rPr>
          <w:rFonts w:ascii="inherit" w:eastAsia="宋体" w:hAnsi="inherit" w:cs="Helvetica"/>
          <w:color w:val="373737"/>
          <w:kern w:val="0"/>
          <w:sz w:val="23"/>
          <w:szCs w:val="23"/>
        </w:rPr>
        <w:t>进程号</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进程地址</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此命令可以看成</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和</w:t>
      </w:r>
      <w:r w:rsidRPr="00D27FDD">
        <w:rPr>
          <w:rFonts w:ascii="inherit" w:eastAsia="宋体" w:hAnsi="inherit" w:cs="Helvetica"/>
          <w:color w:val="373737"/>
          <w:kern w:val="0"/>
          <w:sz w:val="23"/>
          <w:szCs w:val="23"/>
        </w:rPr>
        <w:t>“!process”</w:t>
      </w:r>
      <w:r w:rsidRPr="00D27FDD">
        <w:rPr>
          <w:rFonts w:ascii="inherit" w:eastAsia="宋体" w:hAnsi="inherit" w:cs="Helvetica"/>
          <w:color w:val="373737"/>
          <w:kern w:val="0"/>
          <w:sz w:val="23"/>
          <w:szCs w:val="23"/>
        </w:rPr>
        <w:t>命令的</w:t>
      </w:r>
      <w:r w:rsidRPr="00D27FDD">
        <w:rPr>
          <w:rFonts w:ascii="inherit" w:eastAsia="宋体" w:hAnsi="inherit" w:cs="Helvetica"/>
          <w:color w:val="373737"/>
          <w:kern w:val="0"/>
          <w:sz w:val="23"/>
          <w:szCs w:val="23"/>
        </w:rPr>
        <w:t>DML</w:t>
      </w:r>
      <w:r w:rsidRPr="00D27FDD">
        <w:rPr>
          <w:rFonts w:ascii="inherit" w:eastAsia="宋体" w:hAnsi="inherit" w:cs="Helvetica"/>
          <w:color w:val="373737"/>
          <w:kern w:val="0"/>
          <w:sz w:val="23"/>
          <w:szCs w:val="23"/>
        </w:rPr>
        <w:t>合并版本，可在用户与内核模式下使用。显示的进程信息偏重于线程和调用栈。用户模式下此命令和</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一样，只能显示被调试进程的信息。右图是内核模式下使用此命令的效果：</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进程信息</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进程环境块（</w:t>
      </w:r>
      <w:r w:rsidRPr="00D27FDD">
        <w:rPr>
          <w:rFonts w:ascii="Helvetica" w:eastAsia="宋体" w:hAnsi="Helvetica" w:cs="Helvetica"/>
          <w:color w:val="373737"/>
          <w:kern w:val="0"/>
          <w:sz w:val="23"/>
          <w:szCs w:val="23"/>
        </w:rPr>
        <w:t>Process Enviroment Block</w:t>
      </w:r>
      <w:r w:rsidRPr="00D27FDD">
        <w:rPr>
          <w:rFonts w:ascii="Helvetica" w:eastAsia="宋体" w:hAnsi="Helvetica" w:cs="Helvetica"/>
          <w:color w:val="373737"/>
          <w:kern w:val="0"/>
          <w:sz w:val="23"/>
          <w:szCs w:val="23"/>
        </w:rPr>
        <w:t>）是内核结构体，使用</w:t>
      </w:r>
      <w:r w:rsidRPr="00D27FDD">
        <w:rPr>
          <w:rFonts w:ascii="Helvetica" w:eastAsia="宋体" w:hAnsi="Helvetica" w:cs="Helvetica"/>
          <w:color w:val="373737"/>
          <w:kern w:val="0"/>
          <w:sz w:val="23"/>
          <w:szCs w:val="23"/>
        </w:rPr>
        <w:t>!peb</w:t>
      </w:r>
      <w:r w:rsidRPr="00D27FDD">
        <w:rPr>
          <w:rFonts w:ascii="Helvetica" w:eastAsia="宋体" w:hAnsi="Helvetica" w:cs="Helvetica"/>
          <w:color w:val="373737"/>
          <w:kern w:val="0"/>
          <w:sz w:val="23"/>
          <w:szCs w:val="23"/>
        </w:rPr>
        <w:t>命令参看其信息，但也可以用</w:t>
      </w:r>
      <w:r w:rsidRPr="00D27FDD">
        <w:rPr>
          <w:rFonts w:ascii="Helvetica" w:eastAsia="宋体" w:hAnsi="Helvetica" w:cs="Helvetica"/>
          <w:color w:val="373737"/>
          <w:kern w:val="0"/>
          <w:sz w:val="23"/>
          <w:szCs w:val="23"/>
        </w:rPr>
        <w:t>dt</w:t>
      </w:r>
      <w:r w:rsidRPr="00D27FDD">
        <w:rPr>
          <w:rFonts w:ascii="Helvetica" w:eastAsia="宋体" w:hAnsi="Helvetica" w:cs="Helvetica"/>
          <w:color w:val="373737"/>
          <w:kern w:val="0"/>
          <w:sz w:val="23"/>
          <w:szCs w:val="23"/>
        </w:rPr>
        <w:t>命令查看完整的结构体定义。格式如下：</w:t>
      </w:r>
    </w:p>
    <w:p w:rsidR="00D27FDD" w:rsidRPr="00D27FDD" w:rsidRDefault="00D27FDD" w:rsidP="00D27FDD">
      <w:pPr>
        <w:widowControl/>
        <w:numPr>
          <w:ilvl w:val="0"/>
          <w:numId w:val="67"/>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!peb  [</w:t>
      </w:r>
      <w:r w:rsidRPr="00D27FDD">
        <w:rPr>
          <w:rFonts w:ascii="inherit" w:eastAsia="宋体" w:hAnsi="inherit" w:cs="Helvetica"/>
          <w:i/>
          <w:iCs/>
          <w:color w:val="373737"/>
          <w:kern w:val="0"/>
          <w:sz w:val="23"/>
          <w:szCs w:val="23"/>
        </w:rPr>
        <w:t>地址</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如果未设置</w:t>
      </w:r>
      <w:r w:rsidRPr="00D27FDD">
        <w:rPr>
          <w:rFonts w:ascii="inherit" w:eastAsia="宋体" w:hAnsi="inherit" w:cs="Helvetica"/>
          <w:color w:val="373737"/>
          <w:kern w:val="0"/>
          <w:sz w:val="23"/>
          <w:szCs w:val="23"/>
        </w:rPr>
        <w:t>PEB</w:t>
      </w:r>
      <w:r w:rsidRPr="00D27FDD">
        <w:rPr>
          <w:rFonts w:ascii="inherit" w:eastAsia="宋体" w:hAnsi="inherit" w:cs="Helvetica"/>
          <w:color w:val="373737"/>
          <w:kern w:val="0"/>
          <w:sz w:val="23"/>
          <w:szCs w:val="23"/>
        </w:rPr>
        <w:t>地址，则默认为当前进程。内核模式下可通过</w:t>
      </w:r>
      <w:r w:rsidRPr="00D27FDD">
        <w:rPr>
          <w:rFonts w:ascii="inherit" w:eastAsia="宋体" w:hAnsi="inherit" w:cs="Helvetica"/>
          <w:color w:val="373737"/>
          <w:kern w:val="0"/>
          <w:sz w:val="23"/>
          <w:szCs w:val="23"/>
        </w:rPr>
        <w:t>!process</w:t>
      </w:r>
      <w:r w:rsidRPr="00D27FDD">
        <w:rPr>
          <w:rFonts w:ascii="inherit" w:eastAsia="宋体" w:hAnsi="inherit" w:cs="Helvetica"/>
          <w:color w:val="373737"/>
          <w:kern w:val="0"/>
          <w:sz w:val="23"/>
          <w:szCs w:val="23"/>
        </w:rPr>
        <w:t>命令获取</w:t>
      </w:r>
      <w:r w:rsidRPr="00D27FDD">
        <w:rPr>
          <w:rFonts w:ascii="inherit" w:eastAsia="宋体" w:hAnsi="inherit" w:cs="Helvetica"/>
          <w:color w:val="373737"/>
          <w:kern w:val="0"/>
          <w:sz w:val="23"/>
          <w:szCs w:val="23"/>
        </w:rPr>
        <w:t>PEB</w:t>
      </w:r>
      <w:r w:rsidRPr="00D27FDD">
        <w:rPr>
          <w:rFonts w:ascii="inherit" w:eastAsia="宋体" w:hAnsi="inherit" w:cs="Helvetica"/>
          <w:color w:val="373737"/>
          <w:kern w:val="0"/>
          <w:sz w:val="23"/>
          <w:szCs w:val="23"/>
        </w:rPr>
        <w:t>结构体地址；用户模式下只能显示当前进程的</w:t>
      </w:r>
      <w:r w:rsidRPr="00D27FDD">
        <w:rPr>
          <w:rFonts w:ascii="inherit" w:eastAsia="宋体" w:hAnsi="inherit" w:cs="Helvetica"/>
          <w:color w:val="373737"/>
          <w:kern w:val="0"/>
          <w:sz w:val="23"/>
          <w:szCs w:val="23"/>
        </w:rPr>
        <w:t>PEB</w:t>
      </w:r>
      <w:r w:rsidRPr="00D27FDD">
        <w:rPr>
          <w:rFonts w:ascii="inherit" w:eastAsia="宋体" w:hAnsi="inherit" w:cs="Helvetica"/>
          <w:color w:val="373737"/>
          <w:kern w:val="0"/>
          <w:sz w:val="23"/>
          <w:szCs w:val="23"/>
        </w:rPr>
        <w:t>信息，故而一般不带参数。</w:t>
      </w:r>
    </w:p>
    <w:p w:rsidR="00D27FDD" w:rsidRPr="00D27FDD" w:rsidRDefault="00D27FDD" w:rsidP="00D27FDD">
      <w:pPr>
        <w:widowControl/>
        <w:numPr>
          <w:ilvl w:val="0"/>
          <w:numId w:val="68"/>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dt  nt!_peb  </w:t>
      </w:r>
      <w:r w:rsidRPr="00D27FDD">
        <w:rPr>
          <w:rFonts w:ascii="inherit" w:eastAsia="宋体" w:hAnsi="inherit" w:cs="Helvetica"/>
          <w:color w:val="373737"/>
          <w:kern w:val="0"/>
          <w:sz w:val="23"/>
          <w:szCs w:val="23"/>
        </w:rPr>
        <w:t>地址</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此命令显示系统</w:t>
      </w:r>
      <w:r w:rsidRPr="00D27FDD">
        <w:rPr>
          <w:rFonts w:ascii="inherit" w:eastAsia="宋体" w:hAnsi="inherit" w:cs="Helvetica"/>
          <w:color w:val="373737"/>
          <w:kern w:val="0"/>
          <w:sz w:val="23"/>
          <w:szCs w:val="23"/>
        </w:rPr>
        <w:t>nt</w:t>
      </w:r>
      <w:r w:rsidRPr="00D27FDD">
        <w:rPr>
          <w:rFonts w:ascii="inherit" w:eastAsia="宋体" w:hAnsi="inherit" w:cs="Helvetica"/>
          <w:color w:val="373737"/>
          <w:kern w:val="0"/>
          <w:sz w:val="23"/>
          <w:szCs w:val="23"/>
        </w:rPr>
        <w:t>模块中所定义的内核结构体</w:t>
      </w:r>
      <w:r w:rsidRPr="00D27FDD">
        <w:rPr>
          <w:rFonts w:ascii="inherit" w:eastAsia="宋体" w:hAnsi="inherit" w:cs="Helvetica"/>
          <w:color w:val="373737"/>
          <w:kern w:val="0"/>
          <w:sz w:val="23"/>
          <w:szCs w:val="23"/>
        </w:rPr>
        <w:t>PEB</w:t>
      </w:r>
      <w:r w:rsidRPr="00D27FDD">
        <w:rPr>
          <w:rFonts w:ascii="inherit" w:eastAsia="宋体" w:hAnsi="inherit" w:cs="Helvetica"/>
          <w:color w:val="373737"/>
          <w:kern w:val="0"/>
          <w:sz w:val="23"/>
          <w:szCs w:val="23"/>
        </w:rPr>
        <w:t>详细内容。使用之前必须先熟悉结构体定义。</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进程切换</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进程环境的切换，将伴随着与进程相关的寄存器、堆栈的切换。在不同进程环境中进行的调试结果有天壤之别。上文在讲</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命令的时候，讲过用户环境下多进程间如何互相切换，使用命令：</w:t>
      </w:r>
    </w:p>
    <w:p w:rsidR="00D27FDD" w:rsidRPr="00D27FDD" w:rsidRDefault="00D27FDD" w:rsidP="00D27FDD">
      <w:pPr>
        <w:widowControl/>
        <w:numPr>
          <w:ilvl w:val="0"/>
          <w:numId w:val="6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w:t>
      </w:r>
      <w:r w:rsidRPr="00D27FDD">
        <w:rPr>
          <w:rFonts w:ascii="inherit" w:eastAsia="宋体" w:hAnsi="inherit" w:cs="Helvetica"/>
          <w:color w:val="373737"/>
          <w:kern w:val="0"/>
          <w:sz w:val="23"/>
          <w:szCs w:val="23"/>
        </w:rPr>
        <w:t>进程号</w:t>
      </w:r>
      <w:r w:rsidRPr="00D27FDD">
        <w:rPr>
          <w:rFonts w:ascii="inherit" w:eastAsia="宋体" w:hAnsi="inherit" w:cs="Helvetica"/>
          <w:color w:val="373737"/>
          <w:kern w:val="0"/>
          <w:sz w:val="23"/>
          <w:szCs w:val="23"/>
        </w:rPr>
        <w:t>]  s</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lastRenderedPageBreak/>
        <w:t>那么内核模式下，情况又不同了。内核模式下的进程切换，不同于用户模式下的被调试进程间切换，而是系统存在的多进程间切换。内核环境下，以进程地址作为参数，调用如下命令以进行进程环境切换：</w:t>
      </w:r>
    </w:p>
    <w:p w:rsidR="00D27FDD" w:rsidRPr="00D27FDD" w:rsidRDefault="00D27FDD" w:rsidP="00D27FDD">
      <w:pPr>
        <w:widowControl/>
        <w:numPr>
          <w:ilvl w:val="0"/>
          <w:numId w:val="70"/>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.process [</w:t>
      </w:r>
      <w:r w:rsidRPr="00D27FDD">
        <w:rPr>
          <w:rFonts w:ascii="inherit" w:eastAsia="宋体" w:hAnsi="inherit" w:cs="Helvetica"/>
          <w:i/>
          <w:iCs/>
          <w:color w:val="373737"/>
          <w:kern w:val="0"/>
          <w:sz w:val="23"/>
          <w:szCs w:val="23"/>
        </w:rPr>
        <w:t>进程地址</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如果不使用任何参数，</w:t>
      </w:r>
      <w:r w:rsidRPr="00D27FDD">
        <w:rPr>
          <w:rFonts w:ascii="Helvetica" w:eastAsia="宋体" w:hAnsi="Helvetica" w:cs="Helvetica"/>
          <w:color w:val="373737"/>
          <w:kern w:val="0"/>
          <w:sz w:val="23"/>
          <w:szCs w:val="23"/>
        </w:rPr>
        <w:t>.process</w:t>
      </w:r>
      <w:r w:rsidRPr="00D27FDD">
        <w:rPr>
          <w:rFonts w:ascii="Helvetica" w:eastAsia="宋体" w:hAnsi="Helvetica" w:cs="Helvetica"/>
          <w:color w:val="373737"/>
          <w:kern w:val="0"/>
          <w:sz w:val="23"/>
          <w:szCs w:val="23"/>
        </w:rPr>
        <w:t>命令将显示当前进程地址。所谓进程地址，即</w:t>
      </w:r>
      <w:r w:rsidRPr="00D27FDD">
        <w:rPr>
          <w:rFonts w:ascii="Helvetica" w:eastAsia="宋体" w:hAnsi="Helvetica" w:cs="Helvetica"/>
          <w:color w:val="373737"/>
          <w:kern w:val="0"/>
          <w:sz w:val="23"/>
          <w:szCs w:val="23"/>
        </w:rPr>
        <w:t>ERPCESS</w:t>
      </w:r>
      <w:r w:rsidRPr="00D27FDD">
        <w:rPr>
          <w:rFonts w:ascii="Helvetica" w:eastAsia="宋体" w:hAnsi="Helvetica" w:cs="Helvetica"/>
          <w:color w:val="373737"/>
          <w:kern w:val="0"/>
          <w:sz w:val="23"/>
          <w:szCs w:val="23"/>
        </w:rPr>
        <w:t>结构体地址。</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或以页目录地址为参数，调用下面命令切换用户地址空间：</w:t>
      </w:r>
    </w:p>
    <w:p w:rsidR="00D27FDD" w:rsidRPr="00D27FDD" w:rsidRDefault="00D27FDD" w:rsidP="00D27FDD">
      <w:pPr>
        <w:widowControl/>
        <w:numPr>
          <w:ilvl w:val="0"/>
          <w:numId w:val="71"/>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.context [</w:t>
      </w:r>
      <w:r w:rsidRPr="00D27FDD">
        <w:rPr>
          <w:rFonts w:ascii="inherit" w:eastAsia="宋体" w:hAnsi="inherit" w:cs="Helvetica"/>
          <w:i/>
          <w:iCs/>
          <w:color w:val="373737"/>
          <w:kern w:val="0"/>
          <w:sz w:val="23"/>
          <w:szCs w:val="23"/>
        </w:rPr>
        <w:t>页目录地址</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如果不使用任何参数，</w:t>
      </w:r>
      <w:r w:rsidRPr="00D27FDD">
        <w:rPr>
          <w:rFonts w:ascii="Helvetica" w:eastAsia="宋体" w:hAnsi="Helvetica" w:cs="Helvetica"/>
          <w:color w:val="373737"/>
          <w:kern w:val="0"/>
          <w:sz w:val="23"/>
          <w:szCs w:val="23"/>
        </w:rPr>
        <w:t>.context</w:t>
      </w:r>
      <w:r w:rsidRPr="00D27FDD">
        <w:rPr>
          <w:rFonts w:ascii="Helvetica" w:eastAsia="宋体" w:hAnsi="Helvetica" w:cs="Helvetica"/>
          <w:color w:val="373737"/>
          <w:kern w:val="0"/>
          <w:sz w:val="23"/>
          <w:szCs w:val="23"/>
        </w:rPr>
        <w:t>命令将显示当前页目录地址。页目录地址就是</w:t>
      </w:r>
      <w:r w:rsidRPr="00D27FDD">
        <w:rPr>
          <w:rFonts w:ascii="Helvetica" w:eastAsia="宋体" w:hAnsi="Helvetica" w:cs="Helvetica"/>
          <w:color w:val="373737"/>
          <w:kern w:val="0"/>
          <w:sz w:val="23"/>
          <w:szCs w:val="23"/>
        </w:rPr>
        <w:t>!process</w:t>
      </w:r>
      <w:r w:rsidRPr="00D27FDD">
        <w:rPr>
          <w:rFonts w:ascii="Helvetica" w:eastAsia="宋体" w:hAnsi="Helvetica" w:cs="Helvetica"/>
          <w:color w:val="373737"/>
          <w:kern w:val="0"/>
          <w:sz w:val="23"/>
          <w:szCs w:val="23"/>
        </w:rPr>
        <w:t>命令中显示的</w:t>
      </w:r>
      <w:r w:rsidRPr="00D27FDD">
        <w:rPr>
          <w:rFonts w:ascii="Helvetica" w:eastAsia="宋体" w:hAnsi="Helvetica" w:cs="Helvetica"/>
          <w:color w:val="373737"/>
          <w:kern w:val="0"/>
          <w:sz w:val="23"/>
          <w:szCs w:val="23"/>
        </w:rPr>
        <w:t>DirBase</w:t>
      </w:r>
      <w:r w:rsidRPr="00D27FDD">
        <w:rPr>
          <w:rFonts w:ascii="Helvetica" w:eastAsia="宋体" w:hAnsi="Helvetica" w:cs="Helvetica"/>
          <w:color w:val="373737"/>
          <w:kern w:val="0"/>
          <w:sz w:val="23"/>
          <w:szCs w:val="23"/>
        </w:rPr>
        <w:t>值。</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进程切换后，为了检测是否正确切换，可再用</w:t>
      </w:r>
      <w:r w:rsidRPr="00D27FDD">
        <w:rPr>
          <w:rFonts w:ascii="Helvetica" w:eastAsia="宋体" w:hAnsi="Helvetica" w:cs="Helvetica"/>
          <w:color w:val="373737"/>
          <w:kern w:val="0"/>
          <w:sz w:val="23"/>
          <w:szCs w:val="23"/>
        </w:rPr>
        <w:t>!peb</w:t>
      </w:r>
      <w:r w:rsidRPr="00D27FDD">
        <w:rPr>
          <w:rFonts w:ascii="Helvetica" w:eastAsia="宋体" w:hAnsi="Helvetica" w:cs="Helvetica"/>
          <w:color w:val="373737"/>
          <w:kern w:val="0"/>
          <w:sz w:val="23"/>
          <w:szCs w:val="23"/>
        </w:rPr>
        <w:t>命令检查当前进程的环境信息。</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3.2 </w:t>
      </w:r>
      <w:r w:rsidRPr="00D27FDD">
        <w:rPr>
          <w:rFonts w:ascii="Helvetica" w:eastAsia="宋体" w:hAnsi="Helvetica" w:cs="Helvetica"/>
          <w:b/>
          <w:bCs/>
          <w:color w:val="000000"/>
          <w:kern w:val="0"/>
          <w:sz w:val="23"/>
          <w:szCs w:val="23"/>
        </w:rPr>
        <w:t>线程命令</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命令</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能够进行线程相关的操作。不带任何参数的情况下，它列出当前调试进程的线程。下图是计算器进程某时刻的线程列表：</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||0:0:001&gt;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0  Id: f78.374 Suspend: 0 Teb: 000007ff`fffdc000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1  Id: f78.fb0 Suspend: 0 Teb: 000007ff`fffda000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2  Id: f78.a4c Suspend: 0 Teb: 000007ff`fffd8000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3  Id: f78.22c8 Suspend: 0 Teb: 000007ff`fff9a000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4  Id: f78.2658 Suspend: 0 Teb: 000007ff`fffd4000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5  Id: f78.cbc Suspend: 0 Teb: 000007ff`fff96000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6  Id: f78.21ec Suspend: 0 Teb: 000007ff`fffd6000 Unfrozen</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使用此命令可进行的线程操作包括：线程切换、线程环境、线程时间等。</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线程冰冻</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lastRenderedPageBreak/>
        <w:t>参数</w:t>
      </w:r>
      <w:r w:rsidRPr="00D27FDD">
        <w:rPr>
          <w:rFonts w:ascii="inherit" w:eastAsia="宋体" w:hAnsi="inherit" w:cs="Helvetica"/>
          <w:color w:val="373737"/>
          <w:kern w:val="0"/>
          <w:sz w:val="23"/>
          <w:szCs w:val="23"/>
        </w:rPr>
        <w:t>f</w:t>
      </w:r>
      <w:r w:rsidRPr="00D27FDD">
        <w:rPr>
          <w:rFonts w:ascii="inherit" w:eastAsia="宋体" w:hAnsi="inherit" w:cs="Helvetica"/>
          <w:color w:val="373737"/>
          <w:kern w:val="0"/>
          <w:sz w:val="23"/>
          <w:szCs w:val="23"/>
        </w:rPr>
        <w:t>与</w:t>
      </w:r>
      <w:r w:rsidRPr="00D27FDD">
        <w:rPr>
          <w:rFonts w:ascii="inherit" w:eastAsia="宋体" w:hAnsi="inherit" w:cs="Helvetica"/>
          <w:color w:val="373737"/>
          <w:kern w:val="0"/>
          <w:sz w:val="23"/>
          <w:szCs w:val="23"/>
        </w:rPr>
        <w:t>u</w:t>
      </w:r>
      <w:r w:rsidRPr="00D27FDD">
        <w:rPr>
          <w:rFonts w:ascii="inherit" w:eastAsia="宋体" w:hAnsi="inherit" w:cs="Helvetica"/>
          <w:color w:val="373737"/>
          <w:kern w:val="0"/>
          <w:sz w:val="23"/>
          <w:szCs w:val="23"/>
        </w:rPr>
        <w:t>分别代表</w:t>
      </w:r>
      <w:r w:rsidRPr="00D27FDD">
        <w:rPr>
          <w:rFonts w:ascii="inherit" w:eastAsia="宋体" w:hAnsi="inherit" w:cs="Helvetica"/>
          <w:color w:val="373737"/>
          <w:kern w:val="0"/>
          <w:sz w:val="23"/>
          <w:szCs w:val="23"/>
        </w:rPr>
        <w:t>freeze</w:t>
      </w:r>
      <w:r w:rsidRPr="00D27FDD">
        <w:rPr>
          <w:rFonts w:ascii="inherit" w:eastAsia="宋体" w:hAnsi="inherit" w:cs="Helvetica"/>
          <w:color w:val="373737"/>
          <w:kern w:val="0"/>
          <w:sz w:val="23"/>
          <w:szCs w:val="23"/>
        </w:rPr>
        <w:t>和</w:t>
      </w:r>
      <w:r w:rsidRPr="00D27FDD">
        <w:rPr>
          <w:rFonts w:ascii="inherit" w:eastAsia="宋体" w:hAnsi="inherit" w:cs="Helvetica"/>
          <w:color w:val="373737"/>
          <w:kern w:val="0"/>
          <w:sz w:val="23"/>
          <w:szCs w:val="23"/>
        </w:rPr>
        <w:t>unfress</w:t>
      </w:r>
      <w:r w:rsidRPr="00D27FDD">
        <w:rPr>
          <w:rFonts w:ascii="inherit" w:eastAsia="宋体" w:hAnsi="inherit" w:cs="Helvetica"/>
          <w:color w:val="373737"/>
          <w:kern w:val="0"/>
          <w:sz w:val="23"/>
          <w:szCs w:val="23"/>
        </w:rPr>
        <w:t>，前者是指冻住指定线程，后者将被冰冻线程解冻。</w:t>
      </w:r>
    </w:p>
    <w:p w:rsidR="00D27FDD" w:rsidRPr="00D27FDD" w:rsidRDefault="00D27FDD" w:rsidP="00D27FDD">
      <w:pPr>
        <w:widowControl/>
        <w:numPr>
          <w:ilvl w:val="0"/>
          <w:numId w:val="72"/>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~2f</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表示把</w:t>
      </w:r>
      <w:r w:rsidRPr="00D27FDD">
        <w:rPr>
          <w:rFonts w:ascii="inherit" w:eastAsia="宋体" w:hAnsi="inherit" w:cs="Helvetica"/>
          <w:color w:val="373737"/>
          <w:kern w:val="0"/>
          <w:sz w:val="23"/>
          <w:szCs w:val="23"/>
        </w:rPr>
        <w:t>2</w:t>
      </w:r>
      <w:r w:rsidRPr="00D27FDD">
        <w:rPr>
          <w:rFonts w:ascii="inherit" w:eastAsia="宋体" w:hAnsi="inherit" w:cs="Helvetica"/>
          <w:color w:val="373737"/>
          <w:kern w:val="0"/>
          <w:sz w:val="23"/>
          <w:szCs w:val="23"/>
        </w:rPr>
        <w:t>号线程冻住，在解冻之前，不再分发</w:t>
      </w:r>
      <w:r w:rsidRPr="00D27FDD">
        <w:rPr>
          <w:rFonts w:ascii="inherit" w:eastAsia="宋体" w:hAnsi="inherit" w:cs="Helvetica"/>
          <w:color w:val="373737"/>
          <w:kern w:val="0"/>
          <w:sz w:val="23"/>
          <w:szCs w:val="23"/>
        </w:rPr>
        <w:t>CPU</w:t>
      </w:r>
      <w:r w:rsidRPr="00D27FDD">
        <w:rPr>
          <w:rFonts w:ascii="inherit" w:eastAsia="宋体" w:hAnsi="inherit" w:cs="Helvetica"/>
          <w:color w:val="373737"/>
          <w:kern w:val="0"/>
          <w:sz w:val="23"/>
          <w:szCs w:val="23"/>
        </w:rPr>
        <w:t>时间给它。</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若要让指定线程重新运行，需使用参数</w:t>
      </w:r>
      <w:r w:rsidRPr="00D27FDD">
        <w:rPr>
          <w:rFonts w:ascii="inherit" w:eastAsia="宋体" w:hAnsi="inherit" w:cs="Helvetica"/>
          <w:color w:val="373737"/>
          <w:kern w:val="0"/>
          <w:sz w:val="23"/>
          <w:szCs w:val="23"/>
        </w:rPr>
        <w:t>u</w:t>
      </w:r>
      <w:r w:rsidRPr="00D27FDD">
        <w:rPr>
          <w:rFonts w:ascii="inherit" w:eastAsia="宋体" w:hAnsi="inherit" w:cs="Helvetica"/>
          <w:color w:val="373737"/>
          <w:kern w:val="0"/>
          <w:sz w:val="23"/>
          <w:szCs w:val="23"/>
        </w:rPr>
        <w:t>：</w:t>
      </w:r>
    </w:p>
    <w:p w:rsidR="00D27FDD" w:rsidRPr="00D27FDD" w:rsidRDefault="00D27FDD" w:rsidP="00D27FDD">
      <w:pPr>
        <w:widowControl/>
        <w:numPr>
          <w:ilvl w:val="0"/>
          <w:numId w:val="73"/>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~2u</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针对这两个命令，下面有一个小实验：</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运行</w:t>
      </w:r>
      <w:r w:rsidRPr="00D27FDD">
        <w:rPr>
          <w:rFonts w:ascii="Courier" w:eastAsia="宋体" w:hAnsi="Courier" w:cs="宋体"/>
          <w:color w:val="373737"/>
          <w:kern w:val="0"/>
          <w:sz w:val="20"/>
          <w:szCs w:val="20"/>
        </w:rPr>
        <w:t>Windbg</w:t>
      </w:r>
      <w:r w:rsidRPr="00D27FDD">
        <w:rPr>
          <w:rFonts w:ascii="Courier" w:eastAsia="宋体" w:hAnsi="Courier" w:cs="宋体"/>
          <w:color w:val="373737"/>
          <w:kern w:val="0"/>
          <w:sz w:val="20"/>
          <w:szCs w:val="20"/>
        </w:rPr>
        <w:t>，并选择调试记事本程序（</w:t>
      </w:r>
      <w:r w:rsidRPr="00D27FDD">
        <w:rPr>
          <w:rFonts w:ascii="Courier" w:eastAsia="宋体" w:hAnsi="Courier" w:cs="宋体"/>
          <w:color w:val="373737"/>
          <w:kern w:val="0"/>
          <w:sz w:val="20"/>
          <w:szCs w:val="20"/>
        </w:rPr>
        <w:t>Notepad.exe</w:t>
      </w:r>
      <w:r w:rsidRPr="00D27FDD">
        <w:rPr>
          <w:rFonts w:ascii="Courier" w:eastAsia="宋体" w:hAnsi="Courier" w:cs="宋体"/>
          <w:color w:val="373737"/>
          <w:kern w:val="0"/>
          <w:sz w:val="20"/>
          <w:szCs w:val="20"/>
        </w:rPr>
        <w:t>）。程序起来后，</w:t>
      </w:r>
      <w:r w:rsidRPr="00D27FDD">
        <w:rPr>
          <w:rFonts w:ascii="Courier" w:eastAsia="宋体" w:hAnsi="Courier" w:cs="宋体"/>
          <w:color w:val="373737"/>
          <w:kern w:val="0"/>
          <w:sz w:val="20"/>
          <w:szCs w:val="20"/>
        </w:rPr>
        <w:t>CTL+BREAK</w:t>
      </w:r>
      <w:r w:rsidRPr="00D27FDD">
        <w:rPr>
          <w:rFonts w:ascii="Courier" w:eastAsia="宋体" w:hAnsi="Courier" w:cs="宋体"/>
          <w:color w:val="373737"/>
          <w:kern w:val="0"/>
          <w:sz w:val="20"/>
          <w:szCs w:val="20"/>
        </w:rPr>
        <w:t>中断程序运行，输入命令：</w:t>
      </w:r>
      <w:r w:rsidRPr="00D27FDD">
        <w:rPr>
          <w:rFonts w:ascii="Courier" w:eastAsia="宋体" w:hAnsi="Courier" w:cs="宋体"/>
          <w:color w:val="373737"/>
          <w:kern w:val="0"/>
          <w:sz w:val="20"/>
          <w:szCs w:val="20"/>
        </w:rPr>
        <w:t xml:space="preserve">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~0f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再输入</w:t>
      </w:r>
      <w:r w:rsidRPr="00D27FDD">
        <w:rPr>
          <w:rFonts w:ascii="Courier" w:eastAsia="宋体" w:hAnsi="Courier" w:cs="宋体"/>
          <w:color w:val="373737"/>
          <w:kern w:val="0"/>
          <w:sz w:val="20"/>
          <w:szCs w:val="20"/>
        </w:rPr>
        <w:t>g</w:t>
      </w:r>
      <w:r w:rsidRPr="00D27FDD">
        <w:rPr>
          <w:rFonts w:ascii="Courier" w:eastAsia="宋体" w:hAnsi="Courier" w:cs="宋体"/>
          <w:color w:val="373737"/>
          <w:kern w:val="0"/>
          <w:sz w:val="20"/>
          <w:szCs w:val="20"/>
        </w:rPr>
        <w:t>命令让记事本继续运行。</w:t>
      </w:r>
      <w:r w:rsidRPr="00D27FDD">
        <w:rPr>
          <w:rFonts w:ascii="Courier" w:eastAsia="宋体" w:hAnsi="Courier" w:cs="宋体"/>
          <w:color w:val="373737"/>
          <w:kern w:val="0"/>
          <w:sz w:val="20"/>
          <w:szCs w:val="20"/>
        </w:rPr>
        <w:t xml:space="preserve">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此时尝试用鼠标定位到</w:t>
      </w:r>
      <w:r w:rsidRPr="00D27FDD">
        <w:rPr>
          <w:rFonts w:ascii="Courier" w:eastAsia="宋体" w:hAnsi="Courier" w:cs="宋体"/>
          <w:color w:val="373737"/>
          <w:kern w:val="0"/>
          <w:sz w:val="20"/>
          <w:szCs w:val="20"/>
        </w:rPr>
        <w:t>notepad</w:t>
      </w:r>
      <w:r w:rsidRPr="00D27FDD">
        <w:rPr>
          <w:rFonts w:ascii="Courier" w:eastAsia="宋体" w:hAnsi="Courier" w:cs="宋体"/>
          <w:color w:val="373737"/>
          <w:kern w:val="0"/>
          <w:sz w:val="20"/>
          <w:szCs w:val="20"/>
        </w:rPr>
        <w:t>软件，发现软件界面无法被定位、移动、最大小化，甚至</w:t>
      </w:r>
      <w:r w:rsidRPr="00D27FDD">
        <w:rPr>
          <w:rFonts w:ascii="Courier" w:eastAsia="宋体" w:hAnsi="Courier" w:cs="宋体"/>
          <w:color w:val="373737"/>
          <w:kern w:val="0"/>
          <w:sz w:val="20"/>
          <w:szCs w:val="20"/>
        </w:rPr>
        <w:t>“</w:t>
      </w:r>
      <w:r w:rsidRPr="00D27FDD">
        <w:rPr>
          <w:rFonts w:ascii="Courier" w:eastAsia="宋体" w:hAnsi="Courier" w:cs="宋体"/>
          <w:color w:val="373737"/>
          <w:kern w:val="0"/>
          <w:sz w:val="20"/>
          <w:szCs w:val="20"/>
        </w:rPr>
        <w:t>清空桌面</w:t>
      </w:r>
      <w:r w:rsidRPr="00D27FDD">
        <w:rPr>
          <w:rFonts w:ascii="Courier" w:eastAsia="宋体" w:hAnsi="Courier" w:cs="宋体"/>
          <w:color w:val="373737"/>
          <w:kern w:val="0"/>
          <w:sz w:val="20"/>
          <w:szCs w:val="20"/>
        </w:rPr>
        <w:t>”</w:t>
      </w:r>
      <w:r w:rsidRPr="00D27FDD">
        <w:rPr>
          <w:rFonts w:ascii="Courier" w:eastAsia="宋体" w:hAnsi="Courier" w:cs="宋体"/>
          <w:color w:val="373737"/>
          <w:kern w:val="0"/>
          <w:sz w:val="20"/>
          <w:szCs w:val="20"/>
        </w:rPr>
        <w:t>操作也无济于事。这是因为</w:t>
      </w:r>
      <w:r w:rsidRPr="00D27FDD">
        <w:rPr>
          <w:rFonts w:ascii="Courier" w:eastAsia="宋体" w:hAnsi="Courier" w:cs="宋体"/>
          <w:color w:val="373737"/>
          <w:kern w:val="0"/>
          <w:sz w:val="20"/>
          <w:szCs w:val="20"/>
        </w:rPr>
        <w:t>0</w:t>
      </w:r>
      <w:r w:rsidRPr="00D27FDD">
        <w:rPr>
          <w:rFonts w:ascii="Courier" w:eastAsia="宋体" w:hAnsi="Courier" w:cs="宋体"/>
          <w:color w:val="373737"/>
          <w:kern w:val="0"/>
          <w:sz w:val="20"/>
          <w:szCs w:val="20"/>
        </w:rPr>
        <w:t>号线程为</w:t>
      </w:r>
      <w:r w:rsidRPr="00D27FDD">
        <w:rPr>
          <w:rFonts w:ascii="Courier" w:eastAsia="宋体" w:hAnsi="Courier" w:cs="宋体"/>
          <w:color w:val="373737"/>
          <w:kern w:val="0"/>
          <w:sz w:val="20"/>
          <w:szCs w:val="20"/>
        </w:rPr>
        <w:t>notepad</w:t>
      </w:r>
      <w:r w:rsidRPr="00D27FDD">
        <w:rPr>
          <w:rFonts w:ascii="Courier" w:eastAsia="宋体" w:hAnsi="Courier" w:cs="宋体"/>
          <w:color w:val="373737"/>
          <w:kern w:val="0"/>
          <w:sz w:val="20"/>
          <w:szCs w:val="20"/>
        </w:rPr>
        <w:t>的主线程，被冻住后整个软件都失去响应。</w:t>
      </w:r>
      <w:r w:rsidRPr="00D27FDD">
        <w:rPr>
          <w:rFonts w:ascii="Courier" w:eastAsia="宋体" w:hAnsi="Courier" w:cs="宋体"/>
          <w:color w:val="373737"/>
          <w:kern w:val="0"/>
          <w:sz w:val="20"/>
          <w:szCs w:val="20"/>
        </w:rPr>
        <w:t xml:space="preserve">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更严重的是，</w:t>
      </w:r>
      <w:r w:rsidRPr="00D27FDD">
        <w:rPr>
          <w:rFonts w:ascii="Courier" w:eastAsia="宋体" w:hAnsi="Courier" w:cs="宋体"/>
          <w:color w:val="373737"/>
          <w:kern w:val="0"/>
          <w:sz w:val="20"/>
          <w:szCs w:val="20"/>
        </w:rPr>
        <w:t>“</w:t>
      </w:r>
      <w:r w:rsidRPr="00D27FDD">
        <w:rPr>
          <w:rFonts w:ascii="Courier" w:eastAsia="宋体" w:hAnsi="Courier" w:cs="宋体"/>
          <w:color w:val="373737"/>
          <w:kern w:val="0"/>
          <w:sz w:val="20"/>
          <w:szCs w:val="20"/>
        </w:rPr>
        <w:t>清空桌面</w:t>
      </w:r>
      <w:r w:rsidRPr="00D27FDD">
        <w:rPr>
          <w:rFonts w:ascii="Courier" w:eastAsia="宋体" w:hAnsi="Courier" w:cs="宋体"/>
          <w:color w:val="373737"/>
          <w:kern w:val="0"/>
          <w:sz w:val="20"/>
          <w:szCs w:val="20"/>
        </w:rPr>
        <w:t>”</w:t>
      </w:r>
      <w:r w:rsidRPr="00D27FDD">
        <w:rPr>
          <w:rFonts w:ascii="Courier" w:eastAsia="宋体" w:hAnsi="Courier" w:cs="宋体"/>
          <w:color w:val="373737"/>
          <w:kern w:val="0"/>
          <w:sz w:val="20"/>
          <w:szCs w:val="20"/>
        </w:rPr>
        <w:t>操作（</w:t>
      </w:r>
      <w:r w:rsidRPr="00D27FDD">
        <w:rPr>
          <w:rFonts w:ascii="Courier" w:eastAsia="宋体" w:hAnsi="Courier" w:cs="宋体"/>
          <w:color w:val="373737"/>
          <w:kern w:val="0"/>
          <w:sz w:val="20"/>
          <w:szCs w:val="20"/>
        </w:rPr>
        <w:t>Win + D</w:t>
      </w:r>
      <w:r w:rsidRPr="00D27FDD">
        <w:rPr>
          <w:rFonts w:ascii="Courier" w:eastAsia="宋体" w:hAnsi="Courier" w:cs="宋体"/>
          <w:color w:val="373737"/>
          <w:kern w:val="0"/>
          <w:sz w:val="20"/>
          <w:szCs w:val="20"/>
        </w:rPr>
        <w:t>）也会失效，应是</w:t>
      </w:r>
      <w:r w:rsidRPr="00D27FDD">
        <w:rPr>
          <w:rFonts w:ascii="Courier" w:eastAsia="宋体" w:hAnsi="Courier" w:cs="宋体"/>
          <w:color w:val="373737"/>
          <w:kern w:val="0"/>
          <w:sz w:val="20"/>
          <w:szCs w:val="20"/>
        </w:rPr>
        <w:t>Notepad</w:t>
      </w:r>
      <w:r w:rsidRPr="00D27FDD">
        <w:rPr>
          <w:rFonts w:ascii="Courier" w:eastAsia="宋体" w:hAnsi="Courier" w:cs="宋体"/>
          <w:color w:val="373737"/>
          <w:kern w:val="0"/>
          <w:sz w:val="20"/>
          <w:szCs w:val="20"/>
        </w:rPr>
        <w:t>拒绝响应的缘故。</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线程挂起</w:t>
      </w:r>
      <w:r w:rsidRPr="00D27FDD">
        <w:rPr>
          <w:rFonts w:ascii="Courier" w:eastAsia="宋体" w:hAnsi="Courier" w:cs="宋体"/>
          <w:color w:val="373737"/>
          <w:kern w:val="0"/>
          <w:sz w:val="20"/>
          <w:szCs w:val="20"/>
        </w:rPr>
        <w:t xml:space="preserve">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参数</w:t>
      </w:r>
      <w:r w:rsidRPr="00D27FDD">
        <w:rPr>
          <w:rFonts w:ascii="Courier" w:eastAsia="宋体" w:hAnsi="Courier" w:cs="宋体"/>
          <w:color w:val="373737"/>
          <w:kern w:val="0"/>
          <w:sz w:val="20"/>
          <w:szCs w:val="20"/>
        </w:rPr>
        <w:t>n</w:t>
      </w:r>
      <w:r w:rsidRPr="00D27FDD">
        <w:rPr>
          <w:rFonts w:ascii="Courier" w:eastAsia="宋体" w:hAnsi="Courier" w:cs="宋体"/>
          <w:color w:val="373737"/>
          <w:kern w:val="0"/>
          <w:sz w:val="20"/>
          <w:szCs w:val="20"/>
        </w:rPr>
        <w:t>和</w:t>
      </w:r>
      <w:r w:rsidRPr="00D27FDD">
        <w:rPr>
          <w:rFonts w:ascii="Courier" w:eastAsia="宋体" w:hAnsi="Courier" w:cs="宋体"/>
          <w:color w:val="373737"/>
          <w:kern w:val="0"/>
          <w:sz w:val="20"/>
          <w:szCs w:val="20"/>
        </w:rPr>
        <w:t>m</w:t>
      </w:r>
      <w:r w:rsidRPr="00D27FDD">
        <w:rPr>
          <w:rFonts w:ascii="Courier" w:eastAsia="宋体" w:hAnsi="Courier" w:cs="宋体"/>
          <w:color w:val="373737"/>
          <w:kern w:val="0"/>
          <w:sz w:val="20"/>
          <w:szCs w:val="20"/>
        </w:rPr>
        <w:t>分别代表</w:t>
      </w:r>
      <w:r w:rsidRPr="00D27FDD">
        <w:rPr>
          <w:rFonts w:ascii="Courier" w:eastAsia="宋体" w:hAnsi="Courier" w:cs="宋体"/>
          <w:color w:val="373737"/>
          <w:kern w:val="0"/>
          <w:sz w:val="20"/>
          <w:szCs w:val="20"/>
        </w:rPr>
        <w:t>increase</w:t>
      </w:r>
      <w:r w:rsidRPr="00D27FDD">
        <w:rPr>
          <w:rFonts w:ascii="Courier" w:eastAsia="宋体" w:hAnsi="Courier" w:cs="宋体"/>
          <w:color w:val="373737"/>
          <w:kern w:val="0"/>
          <w:sz w:val="20"/>
          <w:szCs w:val="20"/>
        </w:rPr>
        <w:t>和</w:t>
      </w:r>
      <w:r w:rsidRPr="00D27FDD">
        <w:rPr>
          <w:rFonts w:ascii="Courier" w:eastAsia="宋体" w:hAnsi="Courier" w:cs="宋体"/>
          <w:color w:val="373737"/>
          <w:kern w:val="0"/>
          <w:sz w:val="20"/>
          <w:szCs w:val="20"/>
        </w:rPr>
        <w:t>resume</w:t>
      </w:r>
      <w:r w:rsidRPr="00D27FDD">
        <w:rPr>
          <w:rFonts w:ascii="Courier" w:eastAsia="宋体" w:hAnsi="Courier" w:cs="宋体"/>
          <w:color w:val="373737"/>
          <w:kern w:val="0"/>
          <w:sz w:val="20"/>
          <w:szCs w:val="20"/>
        </w:rPr>
        <w:t>，前者增加一个线程挂起计数，后者减少一个线程挂起计数。如果两次增加线程挂起计数（即达到</w:t>
      </w:r>
      <w:r w:rsidRPr="00D27FDD">
        <w:rPr>
          <w:rFonts w:ascii="Courier" w:eastAsia="宋体" w:hAnsi="Courier" w:cs="宋体"/>
          <w:color w:val="373737"/>
          <w:kern w:val="0"/>
          <w:sz w:val="20"/>
          <w:szCs w:val="20"/>
        </w:rPr>
        <w:t>2</w:t>
      </w:r>
      <w:r w:rsidRPr="00D27FDD">
        <w:rPr>
          <w:rFonts w:ascii="Courier" w:eastAsia="宋体" w:hAnsi="Courier" w:cs="宋体"/>
          <w:color w:val="373737"/>
          <w:kern w:val="0"/>
          <w:sz w:val="20"/>
          <w:szCs w:val="20"/>
        </w:rPr>
        <w:t>），则必须两次</w:t>
      </w:r>
      <w:r w:rsidRPr="00D27FDD">
        <w:rPr>
          <w:rFonts w:ascii="Courier" w:eastAsia="宋体" w:hAnsi="Courier" w:cs="宋体"/>
          <w:color w:val="373737"/>
          <w:kern w:val="0"/>
          <w:sz w:val="20"/>
          <w:szCs w:val="20"/>
        </w:rPr>
        <w:t>resume</w:t>
      </w:r>
      <w:r w:rsidRPr="00D27FDD">
        <w:rPr>
          <w:rFonts w:ascii="Courier" w:eastAsia="宋体" w:hAnsi="Courier" w:cs="宋体"/>
          <w:color w:val="373737"/>
          <w:kern w:val="0"/>
          <w:sz w:val="20"/>
          <w:szCs w:val="20"/>
        </w:rPr>
        <w:t>才能让线程恢复到运行状态。</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把上面实验中的</w:t>
      </w:r>
      <w:r w:rsidRPr="00D27FDD">
        <w:rPr>
          <w:rFonts w:ascii="Helvetica" w:eastAsia="宋体" w:hAnsi="Helvetica" w:cs="Helvetica"/>
          <w:color w:val="373737"/>
          <w:kern w:val="0"/>
          <w:sz w:val="23"/>
          <w:szCs w:val="23"/>
        </w:rPr>
        <w:t>~0f</w:t>
      </w:r>
      <w:r w:rsidRPr="00D27FDD">
        <w:rPr>
          <w:rFonts w:ascii="Helvetica" w:eastAsia="宋体" w:hAnsi="Helvetica" w:cs="Helvetica"/>
          <w:color w:val="373737"/>
          <w:kern w:val="0"/>
          <w:sz w:val="23"/>
          <w:szCs w:val="23"/>
        </w:rPr>
        <w:t>命令改变成</w:t>
      </w:r>
      <w:r w:rsidRPr="00D27FDD">
        <w:rPr>
          <w:rFonts w:ascii="Helvetica" w:eastAsia="宋体" w:hAnsi="Helvetica" w:cs="Helvetica"/>
          <w:color w:val="373737"/>
          <w:kern w:val="0"/>
          <w:sz w:val="23"/>
          <w:szCs w:val="23"/>
        </w:rPr>
        <w:t>~0n</w:t>
      </w:r>
      <w:r w:rsidRPr="00D27FDD">
        <w:rPr>
          <w:rFonts w:ascii="Helvetica" w:eastAsia="宋体" w:hAnsi="Helvetica" w:cs="Helvetica"/>
          <w:color w:val="373737"/>
          <w:kern w:val="0"/>
          <w:sz w:val="23"/>
          <w:szCs w:val="23"/>
        </w:rPr>
        <w:t>，也能达到相似的效果。</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线程切换</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查看指定线程的信息，用下面的命令：</w:t>
      </w:r>
    </w:p>
    <w:p w:rsidR="00D27FDD" w:rsidRPr="00D27FDD" w:rsidRDefault="00D27FDD" w:rsidP="00D27FDD">
      <w:pPr>
        <w:widowControl/>
        <w:numPr>
          <w:ilvl w:val="0"/>
          <w:numId w:val="74"/>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w:t>
      </w:r>
      <w:r w:rsidRPr="00D27FDD">
        <w:rPr>
          <w:rFonts w:ascii="inherit" w:eastAsia="宋体" w:hAnsi="inherit" w:cs="Helvetica"/>
          <w:i/>
          <w:iCs/>
          <w:color w:val="373737"/>
          <w:kern w:val="0"/>
          <w:sz w:val="23"/>
          <w:szCs w:val="23"/>
        </w:rPr>
        <w:t>线程号</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线程号是由调试器软件内部维护的线程</w:t>
      </w:r>
      <w:r w:rsidRPr="00D27FDD">
        <w:rPr>
          <w:rFonts w:ascii="inherit" w:eastAsia="宋体" w:hAnsi="inherit" w:cs="Helvetica"/>
          <w:color w:val="373737"/>
          <w:kern w:val="0"/>
          <w:sz w:val="23"/>
          <w:szCs w:val="23"/>
        </w:rPr>
        <w:t>ID</w:t>
      </w:r>
      <w:r w:rsidRPr="00D27FDD">
        <w:rPr>
          <w:rFonts w:ascii="inherit" w:eastAsia="宋体" w:hAnsi="inherit" w:cs="Helvetica"/>
          <w:color w:val="373737"/>
          <w:kern w:val="0"/>
          <w:sz w:val="23"/>
          <w:szCs w:val="23"/>
        </w:rPr>
        <w:t>值，是一个从</w:t>
      </w:r>
      <w:r w:rsidRPr="00D27FDD">
        <w:rPr>
          <w:rFonts w:ascii="inherit" w:eastAsia="宋体" w:hAnsi="inherit" w:cs="Helvetica"/>
          <w:color w:val="373737"/>
          <w:kern w:val="0"/>
          <w:sz w:val="23"/>
          <w:szCs w:val="23"/>
        </w:rPr>
        <w:t>0</w:t>
      </w:r>
      <w:r w:rsidRPr="00D27FDD">
        <w:rPr>
          <w:rFonts w:ascii="inherit" w:eastAsia="宋体" w:hAnsi="inherit" w:cs="Helvetica"/>
          <w:color w:val="373737"/>
          <w:kern w:val="0"/>
          <w:sz w:val="23"/>
          <w:szCs w:val="23"/>
        </w:rPr>
        <w:t>开始的整数，和线程</w:t>
      </w:r>
      <w:r w:rsidRPr="00D27FDD">
        <w:rPr>
          <w:rFonts w:ascii="inherit" w:eastAsia="宋体" w:hAnsi="inherit" w:cs="Helvetica"/>
          <w:color w:val="373737"/>
          <w:kern w:val="0"/>
          <w:sz w:val="23"/>
          <w:szCs w:val="23"/>
        </w:rPr>
        <w:t>ID</w:t>
      </w:r>
      <w:r w:rsidRPr="00D27FDD">
        <w:rPr>
          <w:rFonts w:ascii="inherit" w:eastAsia="宋体" w:hAnsi="inherit" w:cs="Helvetica"/>
          <w:color w:val="373737"/>
          <w:kern w:val="0"/>
          <w:sz w:val="23"/>
          <w:szCs w:val="23"/>
        </w:rPr>
        <w:t>不是一回事。</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线程信息中包括有线程环境块地址，可通过</w:t>
      </w:r>
      <w:r w:rsidRPr="00D27FDD">
        <w:rPr>
          <w:rFonts w:ascii="inherit" w:eastAsia="宋体" w:hAnsi="inherit" w:cs="Helvetica"/>
          <w:color w:val="373737"/>
          <w:kern w:val="0"/>
          <w:sz w:val="23"/>
          <w:szCs w:val="23"/>
        </w:rPr>
        <w:t>!teb</w:t>
      </w:r>
      <w:r w:rsidRPr="00D27FDD">
        <w:rPr>
          <w:rFonts w:ascii="inherit" w:eastAsia="宋体" w:hAnsi="inherit" w:cs="Helvetica"/>
          <w:color w:val="373737"/>
          <w:kern w:val="0"/>
          <w:sz w:val="23"/>
          <w:szCs w:val="23"/>
        </w:rPr>
        <w:t>命令查看环境块信息：</w:t>
      </w:r>
    </w:p>
    <w:p w:rsidR="00D27FDD" w:rsidRPr="00D27FDD" w:rsidRDefault="00D27FDD" w:rsidP="00D27FDD">
      <w:pPr>
        <w:widowControl/>
        <w:numPr>
          <w:ilvl w:val="0"/>
          <w:numId w:val="7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!teb  [</w:t>
      </w:r>
      <w:r w:rsidRPr="00D27FDD">
        <w:rPr>
          <w:rFonts w:ascii="inherit" w:eastAsia="宋体" w:hAnsi="inherit" w:cs="Helvetica"/>
          <w:i/>
          <w:iCs/>
          <w:color w:val="373737"/>
          <w:kern w:val="0"/>
          <w:sz w:val="23"/>
          <w:szCs w:val="23"/>
        </w:rPr>
        <w:t>teb</w:t>
      </w:r>
      <w:r w:rsidRPr="00D27FDD">
        <w:rPr>
          <w:rFonts w:ascii="inherit" w:eastAsia="宋体" w:hAnsi="inherit" w:cs="Helvetica"/>
          <w:i/>
          <w:iCs/>
          <w:color w:val="373737"/>
          <w:kern w:val="0"/>
          <w:sz w:val="23"/>
          <w:szCs w:val="23"/>
        </w:rPr>
        <w:t>地址</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如要在多线程间作切换，需使用</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命令的</w:t>
      </w:r>
      <w:r w:rsidRPr="00D27FDD">
        <w:rPr>
          <w:rFonts w:ascii="inherit" w:eastAsia="宋体" w:hAnsi="inherit" w:cs="Helvetica"/>
          <w:color w:val="373737"/>
          <w:kern w:val="0"/>
          <w:sz w:val="23"/>
          <w:szCs w:val="23"/>
        </w:rPr>
        <w:t>s</w:t>
      </w:r>
      <w:r w:rsidRPr="00D27FDD">
        <w:rPr>
          <w:rFonts w:ascii="inherit" w:eastAsia="宋体" w:hAnsi="inherit" w:cs="Helvetica"/>
          <w:color w:val="373737"/>
          <w:kern w:val="0"/>
          <w:sz w:val="23"/>
          <w:szCs w:val="23"/>
        </w:rPr>
        <w:t>参数：</w:t>
      </w:r>
    </w:p>
    <w:p w:rsidR="00D27FDD" w:rsidRPr="00D27FDD" w:rsidRDefault="00D27FDD" w:rsidP="00D27FDD">
      <w:pPr>
        <w:widowControl/>
        <w:numPr>
          <w:ilvl w:val="0"/>
          <w:numId w:val="76"/>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  </w:t>
      </w:r>
      <w:r w:rsidRPr="00D27FDD">
        <w:rPr>
          <w:rFonts w:ascii="inherit" w:eastAsia="宋体" w:hAnsi="inherit" w:cs="Helvetica"/>
          <w:color w:val="373737"/>
          <w:kern w:val="0"/>
          <w:sz w:val="23"/>
          <w:szCs w:val="23"/>
        </w:rPr>
        <w:t>线程号</w:t>
      </w:r>
      <w:r w:rsidRPr="00D27FDD">
        <w:rPr>
          <w:rFonts w:ascii="inherit" w:eastAsia="宋体" w:hAnsi="inherit" w:cs="Helvetica"/>
          <w:color w:val="373737"/>
          <w:kern w:val="0"/>
          <w:sz w:val="23"/>
          <w:szCs w:val="23"/>
        </w:rPr>
        <w:t xml:space="preserve"> s</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由于线程号在外部是没有太大意义的，所以另一个线程切换命令是以线程</w:t>
      </w:r>
      <w:r w:rsidRPr="00D27FDD">
        <w:rPr>
          <w:rFonts w:ascii="inherit" w:eastAsia="宋体" w:hAnsi="inherit" w:cs="Helvetica"/>
          <w:color w:val="373737"/>
          <w:kern w:val="0"/>
          <w:sz w:val="23"/>
          <w:szCs w:val="23"/>
        </w:rPr>
        <w:t>ID</w:t>
      </w:r>
      <w:r w:rsidRPr="00D27FDD">
        <w:rPr>
          <w:rFonts w:ascii="inherit" w:eastAsia="宋体" w:hAnsi="inherit" w:cs="Helvetica"/>
          <w:color w:val="373737"/>
          <w:kern w:val="0"/>
          <w:sz w:val="23"/>
          <w:szCs w:val="23"/>
        </w:rPr>
        <w:t>来标识一个线程的。这个命令比较奇怪，以双波浪线打头，格式如下：</w:t>
      </w:r>
    </w:p>
    <w:p w:rsidR="00D27FDD" w:rsidRPr="00D27FDD" w:rsidRDefault="00D27FDD" w:rsidP="00D27FDD">
      <w:pPr>
        <w:widowControl/>
        <w:numPr>
          <w:ilvl w:val="0"/>
          <w:numId w:val="77"/>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线程</w:t>
      </w:r>
      <w:r w:rsidRPr="00D27FDD">
        <w:rPr>
          <w:rFonts w:ascii="inherit" w:eastAsia="宋体" w:hAnsi="inherit" w:cs="Helvetica"/>
          <w:color w:val="373737"/>
          <w:kern w:val="0"/>
          <w:sz w:val="23"/>
          <w:szCs w:val="23"/>
        </w:rPr>
        <w:t>ID]  s</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注意这个命令中的</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并非可选符，而是命令的一部分。例如命令：</w:t>
      </w:r>
      <w:r w:rsidRPr="00D27FDD">
        <w:rPr>
          <w:rFonts w:ascii="inherit" w:eastAsia="宋体" w:hAnsi="inherit" w:cs="Helvetica"/>
          <w:color w:val="373737"/>
          <w:kern w:val="0"/>
          <w:sz w:val="23"/>
          <w:szCs w:val="23"/>
        </w:rPr>
        <w:t>~~[11a0] s</w:t>
      </w:r>
      <w:r w:rsidRPr="00D27FDD">
        <w:rPr>
          <w:rFonts w:ascii="inherit" w:eastAsia="宋体" w:hAnsi="inherit" w:cs="Helvetica"/>
          <w:color w:val="373737"/>
          <w:kern w:val="0"/>
          <w:sz w:val="23"/>
          <w:szCs w:val="23"/>
        </w:rPr>
        <w:t>，它将当前线程切换到线程</w:t>
      </w:r>
      <w:r w:rsidRPr="00D27FDD">
        <w:rPr>
          <w:rFonts w:ascii="inherit" w:eastAsia="宋体" w:hAnsi="inherit" w:cs="Helvetica"/>
          <w:color w:val="373737"/>
          <w:kern w:val="0"/>
          <w:sz w:val="23"/>
          <w:szCs w:val="23"/>
        </w:rPr>
        <w:t>ID</w:t>
      </w:r>
      <w:r w:rsidRPr="00D27FDD">
        <w:rPr>
          <w:rFonts w:ascii="inherit" w:eastAsia="宋体" w:hAnsi="inherit" w:cs="Helvetica"/>
          <w:color w:val="373737"/>
          <w:kern w:val="0"/>
          <w:sz w:val="23"/>
          <w:szCs w:val="23"/>
        </w:rPr>
        <w:t>为</w:t>
      </w:r>
      <w:r w:rsidRPr="00D27FDD">
        <w:rPr>
          <w:rFonts w:ascii="inherit" w:eastAsia="宋体" w:hAnsi="inherit" w:cs="Helvetica"/>
          <w:color w:val="373737"/>
          <w:kern w:val="0"/>
          <w:sz w:val="23"/>
          <w:szCs w:val="23"/>
        </w:rPr>
        <w:t>0x11a0</w:t>
      </w:r>
      <w:r w:rsidRPr="00D27FDD">
        <w:rPr>
          <w:rFonts w:ascii="inherit" w:eastAsia="宋体" w:hAnsi="inherit" w:cs="Helvetica"/>
          <w:color w:val="373737"/>
          <w:kern w:val="0"/>
          <w:sz w:val="23"/>
          <w:szCs w:val="23"/>
        </w:rPr>
        <w:t>的线程。线程</w:t>
      </w:r>
      <w:r w:rsidRPr="00D27FDD">
        <w:rPr>
          <w:rFonts w:ascii="inherit" w:eastAsia="宋体" w:hAnsi="inherit" w:cs="Helvetica"/>
          <w:color w:val="373737"/>
          <w:kern w:val="0"/>
          <w:sz w:val="23"/>
          <w:szCs w:val="23"/>
        </w:rPr>
        <w:t>ID</w:t>
      </w:r>
      <w:r w:rsidRPr="00D27FDD">
        <w:rPr>
          <w:rFonts w:ascii="inherit" w:eastAsia="宋体" w:hAnsi="inherit" w:cs="Helvetica"/>
          <w:color w:val="373737"/>
          <w:kern w:val="0"/>
          <w:sz w:val="23"/>
          <w:szCs w:val="23"/>
        </w:rPr>
        <w:t>是系统维护的系统唯一的</w:t>
      </w:r>
      <w:r w:rsidRPr="00D27FDD">
        <w:rPr>
          <w:rFonts w:ascii="inherit" w:eastAsia="宋体" w:hAnsi="inherit" w:cs="Helvetica"/>
          <w:color w:val="373737"/>
          <w:kern w:val="0"/>
          <w:sz w:val="23"/>
          <w:szCs w:val="23"/>
        </w:rPr>
        <w:t>ID</w:t>
      </w:r>
      <w:r w:rsidRPr="00D27FDD">
        <w:rPr>
          <w:rFonts w:ascii="inherit" w:eastAsia="宋体" w:hAnsi="inherit" w:cs="Helvetica"/>
          <w:color w:val="373737"/>
          <w:kern w:val="0"/>
          <w:sz w:val="23"/>
          <w:szCs w:val="23"/>
        </w:rPr>
        <w:t>值。</w:t>
      </w:r>
    </w:p>
    <w:p w:rsidR="00D27FDD" w:rsidRPr="00D27FDD" w:rsidRDefault="00D27FDD" w:rsidP="00D27FDD">
      <w:pPr>
        <w:widowControl/>
        <w:shd w:val="clear" w:color="auto" w:fill="FFFFFF"/>
        <w:jc w:val="center"/>
        <w:textAlignment w:val="baseline"/>
        <w:rPr>
          <w:rFonts w:ascii="inherit" w:eastAsia="宋体" w:hAnsi="inherit" w:cs="Helvetica"/>
          <w:color w:val="373737"/>
          <w:kern w:val="0"/>
          <w:sz w:val="23"/>
          <w:szCs w:val="23"/>
        </w:rPr>
      </w:pPr>
      <w:r w:rsidRPr="00D27FDD">
        <w:rPr>
          <w:rFonts w:ascii="inherit" w:eastAsia="宋体" w:hAnsi="inherit" w:cs="Helvetica" w:hint="eastAsia"/>
          <w:noProof/>
          <w:color w:val="1982D1"/>
          <w:kern w:val="0"/>
          <w:sz w:val="23"/>
          <w:szCs w:val="23"/>
          <w:bdr w:val="none" w:sz="0" w:space="0" w:color="auto" w:frame="1"/>
        </w:rPr>
        <w:drawing>
          <wp:inline distT="0" distB="0" distL="0" distR="0">
            <wp:extent cx="2857500" cy="2095500"/>
            <wp:effectExtent l="0" t="0" r="0" b="0"/>
            <wp:docPr id="4" name="图片 4" descr="thread-info">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read-info">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7500" cy="2095500"/>
                    </a:xfrm>
                    <a:prstGeom prst="rect">
                      <a:avLst/>
                    </a:prstGeom>
                    <a:noFill/>
                    <a:ln>
                      <a:noFill/>
                    </a:ln>
                  </pic:spPr>
                </pic:pic>
              </a:graphicData>
            </a:graphic>
          </wp:inline>
        </w:drawing>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下图是关于线程切换的：</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0:014&gt;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 xml:space="preserve">   0  Id: 4f0.4f4 Suspend: 1 Teb: 00000000`7efdb000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1  Id: 4f0.5e0 Suspend: 1 Teb: 00000000`7ef9d000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2  Id: 4f0.604 Suspend: 1 Teb: 00000000`7ef9a000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3  Id: 4f0.61c Suspend: 1 Teb: 00000000`7ef97000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4  Id: 4f0.600 Suspend: 1 Teb: 00000000`7ef94000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5  Id: 4f0.610 Suspend: 1 Teb: 00000000`7ef91000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6  Id: 4f0.608 Suspend: 1 Teb: 00000000`7ef8e000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7  Id: 4f0.60c Suspend: 1 Teb: 00000000`7ef8b000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8  Id: 4f0.614 Suspend: 1 Teb: 00000000`7ef88000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9  Id: 4f0.5fc Suspend: 1 Teb: 00000000`7ef85000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10  Id: 4f0.5f4 Suspend: 1 Teb: 00000000`7ef82000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11  Id: 4f0.5f8 Suspend: 1 Teb: 00000000`7ef7f000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12  Id: 4f0.f58 Suspend: 1 Teb: 00000000`7ef76000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13  Id: 4f0.28e8 Suspend: 1 Teb: 00000000`7efd5000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14  Id: 4f0.1b80 Suspend: 1 Teb: 00000000`7ef79000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15  Id: 4f0.1f80 Suspend: 1 Teb: 00000000`7efd8000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0:016&gt; ~~[5fc]s</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wow64cpu!CpupSyscallStub+0x9:</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00000000`74412e09 c3              ret</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0:009&gt;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  Id: 4f0.4f4 Suspend: 1 Teb: 00000000`7efdb000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1  Id: 4f0.5e0 Suspend: 1 Teb: 00000000`7ef9d000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2  Id: 4f0.604 Suspend: 1 Teb: 00000000`7ef9a000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3  Id: 4f0.61c Suspend: 1 Teb: 00000000`7ef97000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4  Id: 4f0.600 Suspend: 1 Teb: 00000000`7ef94000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5  Id: 4f0.610 Suspend: 1 Teb: 00000000`7ef91000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6  Id: 4f0.608 Suspend: 1 Teb: 00000000`7ef8e000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7  Id: 4f0.60c Suspend: 1 Teb: 00000000`7ef8b000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8  Id: 4f0.614 Suspend: 1 Teb: 00000000`7ef88000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9  Id: 4f0.5fc Suspend: 1 Teb: 00000000`7ef85000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10  Id: 4f0.5f4 Suspend: 1 Teb: 00000000`7ef82000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11  Id: 4f0.5f8 Suspend: 1 Teb: 00000000`7ef7f000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12  Id: 4f0.f58 Suspend: 1 Teb: 00000000`7ef76000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13  Id: 4f0.28e8 Suspend: 1 Teb: 00000000`7efd5000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14  Id: 4f0.1b80 Suspend: 1 Teb: 00000000`7ef79000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15  Id: 4f0.17cc Suspend: 1 Teb: 00000000`7efd8000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16  Id: 4f0.1538 Suspend: 1 Teb: 00000000`7ef7c000 Unfrozen</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lastRenderedPageBreak/>
        <w:t>第一个命令</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运行时，当前线程是</w:t>
      </w:r>
      <w:r w:rsidRPr="00D27FDD">
        <w:rPr>
          <w:rFonts w:ascii="inherit" w:eastAsia="宋体" w:hAnsi="inherit" w:cs="Helvetica"/>
          <w:color w:val="373737"/>
          <w:kern w:val="0"/>
          <w:sz w:val="23"/>
          <w:szCs w:val="23"/>
        </w:rPr>
        <w:t>14</w:t>
      </w:r>
      <w:r w:rsidRPr="00D27FDD">
        <w:rPr>
          <w:rFonts w:ascii="inherit" w:eastAsia="宋体" w:hAnsi="inherit" w:cs="Helvetica"/>
          <w:color w:val="373737"/>
          <w:kern w:val="0"/>
          <w:sz w:val="23"/>
          <w:szCs w:val="23"/>
        </w:rPr>
        <w:t>号线程，请注意</w:t>
      </w:r>
      <w:r w:rsidRPr="00D27FDD">
        <w:rPr>
          <w:rFonts w:ascii="inherit" w:eastAsia="宋体" w:hAnsi="inherit" w:cs="Helvetica"/>
          <w:color w:val="373737"/>
          <w:kern w:val="0"/>
          <w:sz w:val="23"/>
          <w:szCs w:val="23"/>
        </w:rPr>
        <w:t>3</w:t>
      </w:r>
      <w:r w:rsidRPr="00D27FDD">
        <w:rPr>
          <w:rFonts w:ascii="inherit" w:eastAsia="宋体" w:hAnsi="inherit" w:cs="Helvetica"/>
          <w:color w:val="373737"/>
          <w:kern w:val="0"/>
          <w:sz w:val="23"/>
          <w:szCs w:val="23"/>
        </w:rPr>
        <w:t>号线程前面有一小点；运行第二个命令，将当前线程切换为</w:t>
      </w:r>
      <w:r w:rsidRPr="00D27FDD">
        <w:rPr>
          <w:rFonts w:ascii="inherit" w:eastAsia="宋体" w:hAnsi="inherit" w:cs="Helvetica"/>
          <w:color w:val="373737"/>
          <w:kern w:val="0"/>
          <w:sz w:val="23"/>
          <w:szCs w:val="23"/>
        </w:rPr>
        <w:t>9</w:t>
      </w:r>
      <w:r w:rsidRPr="00D27FDD">
        <w:rPr>
          <w:rFonts w:ascii="inherit" w:eastAsia="宋体" w:hAnsi="inherit" w:cs="Helvetica"/>
          <w:color w:val="373737"/>
          <w:kern w:val="0"/>
          <w:sz w:val="23"/>
          <w:szCs w:val="23"/>
        </w:rPr>
        <w:t>号线程；为了检验结果，再次运行</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命令，此时注意到小点移到</w:t>
      </w:r>
      <w:r w:rsidRPr="00D27FDD">
        <w:rPr>
          <w:rFonts w:ascii="inherit" w:eastAsia="宋体" w:hAnsi="inherit" w:cs="Helvetica"/>
          <w:color w:val="373737"/>
          <w:kern w:val="0"/>
          <w:sz w:val="23"/>
          <w:szCs w:val="23"/>
        </w:rPr>
        <w:t>9</w:t>
      </w:r>
      <w:r w:rsidRPr="00D27FDD">
        <w:rPr>
          <w:rFonts w:ascii="inherit" w:eastAsia="宋体" w:hAnsi="inherit" w:cs="Helvetica"/>
          <w:color w:val="373737"/>
          <w:kern w:val="0"/>
          <w:sz w:val="23"/>
          <w:szCs w:val="23"/>
        </w:rPr>
        <w:t>号线程前，表明</w:t>
      </w:r>
      <w:r w:rsidRPr="00D27FDD">
        <w:rPr>
          <w:rFonts w:ascii="inherit" w:eastAsia="宋体" w:hAnsi="inherit" w:cs="Helvetica"/>
          <w:color w:val="373737"/>
          <w:kern w:val="0"/>
          <w:sz w:val="23"/>
          <w:szCs w:val="23"/>
        </w:rPr>
        <w:t>9</w:t>
      </w:r>
      <w:r w:rsidRPr="00D27FDD">
        <w:rPr>
          <w:rFonts w:ascii="inherit" w:eastAsia="宋体" w:hAnsi="inherit" w:cs="Helvetica"/>
          <w:color w:val="373737"/>
          <w:kern w:val="0"/>
          <w:sz w:val="23"/>
          <w:szCs w:val="23"/>
        </w:rPr>
        <w:t>号线程为当前线程。</w:t>
      </w:r>
      <w:r w:rsidRPr="00D27FDD">
        <w:rPr>
          <w:rFonts w:ascii="inherit" w:eastAsia="宋体" w:hAnsi="inherit" w:cs="Helvetica"/>
          <w:b/>
          <w:bCs/>
          <w:color w:val="373737"/>
          <w:kern w:val="0"/>
          <w:sz w:val="23"/>
          <w:szCs w:val="23"/>
        </w:rPr>
        <w:t> </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线程遍历</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仍然是</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命令。它除了能够作为线程列表命令外，还可用来对线程进行遍历，并执行指定命令。只需借助通配符</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即可。如：</w:t>
      </w:r>
    </w:p>
    <w:p w:rsidR="00D27FDD" w:rsidRPr="00D27FDD" w:rsidRDefault="00D27FDD" w:rsidP="00D27FDD">
      <w:pPr>
        <w:widowControl/>
        <w:numPr>
          <w:ilvl w:val="0"/>
          <w:numId w:val="78"/>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~*k</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显示所有线程栈信息（此命令意指：对所有线程执行</w:t>
      </w:r>
      <w:r w:rsidRPr="00D27FDD">
        <w:rPr>
          <w:rFonts w:ascii="inherit" w:eastAsia="宋体" w:hAnsi="inherit" w:cs="Helvetica"/>
          <w:color w:val="373737"/>
          <w:kern w:val="0"/>
          <w:sz w:val="23"/>
          <w:szCs w:val="23"/>
        </w:rPr>
        <w:t>k</w:t>
      </w:r>
      <w:r w:rsidRPr="00D27FDD">
        <w:rPr>
          <w:rFonts w:ascii="inherit" w:eastAsia="宋体" w:hAnsi="inherit" w:cs="Helvetica"/>
          <w:color w:val="373737"/>
          <w:kern w:val="0"/>
          <w:sz w:val="23"/>
          <w:szCs w:val="23"/>
        </w:rPr>
        <w:t>指令）。下图中，当前进程共包含两个线程，显示了这两个线程各自的栈信息：</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0:009&gt; ~*k</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  Id: 4f0.4f4 Suspend: 1 Teb: 00000000`7efdb000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Child-SP          RetAddr           Call Site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0019e648 74412bf1 wow64cpu!CpupSyscallStub+0x9</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0019e650 7448d07e wow64cpu!Thunk0ArgReloadState+0x23</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0019e710 7448c549 wow64!RunCpuSimulation+0xa</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0019e760 77084956 wow64!Wow64LdrpInitialize+0x429</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0019ecb0 77081a17 ntdll!LdrpInitializeProcess+0x17e4</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0019f1a0 7706c32e ntdll! ?? ::FNODOBFM::`string'+0x29220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0019f210 00000000 ntdll!LdrInitializeThunk+0xe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1  Id: 4f0.5e0 Suspend: 1 Teb: 00000000`7ef9d000 Unfrozen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Child-SP          RetAddr           Call Site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00abebc8 74412bf1 wow64cpu!CpupSyscallStub+0x9</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00abebd0 7448d07e wow64cpu!Thunk0ArgReloadState+0x23</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00abec90 7448c549 wow64!RunCpuSimulation+0xa</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00abece0 770be707 wow64!Wow64LdrpInitialize+0x429</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00abf230 7706c32e ntdll! ?? ::FNODOBFM::`string'+0x29364</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00abf2a0 00000000 ntdll!LdrInitializeThunk+0xe</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其他有用的遍历指令包括：</w:t>
      </w:r>
    </w:p>
    <w:p w:rsidR="00D27FDD" w:rsidRPr="00D27FDD" w:rsidRDefault="00D27FDD" w:rsidP="00D27FDD">
      <w:pPr>
        <w:widowControl/>
        <w:numPr>
          <w:ilvl w:val="0"/>
          <w:numId w:val="7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~*r</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显示线程寄存器信息。</w:t>
      </w:r>
    </w:p>
    <w:p w:rsidR="00D27FDD" w:rsidRPr="00D27FDD" w:rsidRDefault="00D27FDD" w:rsidP="00D27FDD">
      <w:pPr>
        <w:widowControl/>
        <w:numPr>
          <w:ilvl w:val="0"/>
          <w:numId w:val="80"/>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~*e</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上面的</w:t>
      </w:r>
      <w:r w:rsidRPr="00D27FDD">
        <w:rPr>
          <w:rFonts w:ascii="inherit" w:eastAsia="宋体" w:hAnsi="inherit" w:cs="Helvetica"/>
          <w:color w:val="373737"/>
          <w:kern w:val="0"/>
          <w:sz w:val="23"/>
          <w:szCs w:val="23"/>
        </w:rPr>
        <w:t>e</w:t>
      </w:r>
      <w:r w:rsidRPr="00D27FDD">
        <w:rPr>
          <w:rFonts w:ascii="inherit" w:eastAsia="宋体" w:hAnsi="inherit" w:cs="Helvetica"/>
          <w:color w:val="373737"/>
          <w:kern w:val="0"/>
          <w:sz w:val="23"/>
          <w:szCs w:val="23"/>
        </w:rPr>
        <w:t>是</w:t>
      </w:r>
      <w:r w:rsidRPr="00D27FDD">
        <w:rPr>
          <w:rFonts w:ascii="inherit" w:eastAsia="宋体" w:hAnsi="inherit" w:cs="Helvetica"/>
          <w:color w:val="373737"/>
          <w:kern w:val="0"/>
          <w:sz w:val="23"/>
          <w:szCs w:val="23"/>
        </w:rPr>
        <w:t>execute</w:t>
      </w:r>
      <w:r w:rsidRPr="00D27FDD">
        <w:rPr>
          <w:rFonts w:ascii="inherit" w:eastAsia="宋体" w:hAnsi="inherit" w:cs="Helvetica"/>
          <w:color w:val="373737"/>
          <w:kern w:val="0"/>
          <w:sz w:val="23"/>
          <w:szCs w:val="23"/>
        </w:rPr>
        <w:t>（执行）的缩写，后可跟一个或多个</w:t>
      </w:r>
      <w:r w:rsidRPr="00D27FDD">
        <w:rPr>
          <w:rFonts w:ascii="inherit" w:eastAsia="宋体" w:hAnsi="inherit" w:cs="Helvetica"/>
          <w:color w:val="373737"/>
          <w:kern w:val="0"/>
          <w:sz w:val="23"/>
          <w:szCs w:val="23"/>
        </w:rPr>
        <w:t>Windbg</w:t>
      </w:r>
      <w:r w:rsidRPr="00D27FDD">
        <w:rPr>
          <w:rFonts w:ascii="inherit" w:eastAsia="宋体" w:hAnsi="inherit" w:cs="Helvetica"/>
          <w:color w:val="373737"/>
          <w:kern w:val="0"/>
          <w:sz w:val="23"/>
          <w:szCs w:val="23"/>
        </w:rPr>
        <w:t>命令。它遍历线程并对每个线程执行指定命令，如：</w:t>
      </w:r>
    </w:p>
    <w:p w:rsidR="00D27FDD" w:rsidRPr="00D27FDD" w:rsidRDefault="00D27FDD" w:rsidP="00D27FDD">
      <w:pPr>
        <w:widowControl/>
        <w:numPr>
          <w:ilvl w:val="0"/>
          <w:numId w:val="81"/>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~*e  k;r</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此命令意为：在所用线程环境中（</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），分别执行（</w:t>
      </w:r>
      <w:r w:rsidRPr="00D27FDD">
        <w:rPr>
          <w:rFonts w:ascii="inherit" w:eastAsia="宋体" w:hAnsi="inherit" w:cs="Helvetica"/>
          <w:color w:val="373737"/>
          <w:kern w:val="0"/>
          <w:sz w:val="23"/>
          <w:szCs w:val="23"/>
        </w:rPr>
        <w:t>e</w:t>
      </w:r>
      <w:r w:rsidRPr="00D27FDD">
        <w:rPr>
          <w:rFonts w:ascii="inherit" w:eastAsia="宋体" w:hAnsi="inherit" w:cs="Helvetica"/>
          <w:color w:val="373737"/>
          <w:kern w:val="0"/>
          <w:sz w:val="23"/>
          <w:szCs w:val="23"/>
        </w:rPr>
        <w:t>）栈指令（</w:t>
      </w:r>
      <w:r w:rsidRPr="00D27FDD">
        <w:rPr>
          <w:rFonts w:ascii="inherit" w:eastAsia="宋体" w:hAnsi="inherit" w:cs="Helvetica"/>
          <w:color w:val="373737"/>
          <w:kern w:val="0"/>
          <w:sz w:val="23"/>
          <w:szCs w:val="23"/>
        </w:rPr>
        <w:t>k</w:t>
      </w:r>
      <w:r w:rsidRPr="00D27FDD">
        <w:rPr>
          <w:rFonts w:ascii="inherit" w:eastAsia="宋体" w:hAnsi="inherit" w:cs="Helvetica"/>
          <w:color w:val="373737"/>
          <w:kern w:val="0"/>
          <w:sz w:val="23"/>
          <w:szCs w:val="23"/>
        </w:rPr>
        <w:t>）和寄存器指令（</w:t>
      </w:r>
      <w:r w:rsidRPr="00D27FDD">
        <w:rPr>
          <w:rFonts w:ascii="inherit" w:eastAsia="宋体" w:hAnsi="inherit" w:cs="Helvetica"/>
          <w:color w:val="373737"/>
          <w:kern w:val="0"/>
          <w:sz w:val="23"/>
          <w:szCs w:val="23"/>
        </w:rPr>
        <w:t>r</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线程时间</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在软件调试的时候，若发现某线程占用执行时间过多，就需要当心是否有问题。线程执行时间的多少，其实就是占用</w:t>
      </w:r>
      <w:r w:rsidRPr="00D27FDD">
        <w:rPr>
          <w:rFonts w:ascii="inherit" w:eastAsia="宋体" w:hAnsi="inherit" w:cs="Helvetica"/>
          <w:color w:val="373737"/>
          <w:kern w:val="0"/>
          <w:sz w:val="23"/>
          <w:szCs w:val="23"/>
        </w:rPr>
        <w:t>CPU</w:t>
      </w:r>
      <w:r w:rsidRPr="00D27FDD">
        <w:rPr>
          <w:rFonts w:ascii="inherit" w:eastAsia="宋体" w:hAnsi="inherit" w:cs="Helvetica"/>
          <w:color w:val="373737"/>
          <w:kern w:val="0"/>
          <w:sz w:val="23"/>
          <w:szCs w:val="23"/>
        </w:rPr>
        <w:t>执行工作的时间多少。某线程占用越多，此长彼消，则系统中其它线程占用</w:t>
      </w:r>
      <w:r w:rsidRPr="00D27FDD">
        <w:rPr>
          <w:rFonts w:ascii="inherit" w:eastAsia="宋体" w:hAnsi="inherit" w:cs="Helvetica"/>
          <w:color w:val="373737"/>
          <w:kern w:val="0"/>
          <w:sz w:val="23"/>
          <w:szCs w:val="23"/>
        </w:rPr>
        <w:t>CPU</w:t>
      </w:r>
      <w:r w:rsidRPr="00D27FDD">
        <w:rPr>
          <w:rFonts w:ascii="inherit" w:eastAsia="宋体" w:hAnsi="inherit" w:cs="Helvetica"/>
          <w:color w:val="373737"/>
          <w:kern w:val="0"/>
          <w:sz w:val="23"/>
          <w:szCs w:val="23"/>
        </w:rPr>
        <w:t>的时间就越少。</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线程的时间信息包括三个方面：自创建之初到现在的总消耗时间、用户模式执行时间、内核模式执行时间。需注意的是，消耗时间一定会远远大于用户时间</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内核时间，多出来的是大量空闲时间（为</w:t>
      </w:r>
      <w:r w:rsidRPr="00D27FDD">
        <w:rPr>
          <w:rFonts w:ascii="inherit" w:eastAsia="宋体" w:hAnsi="inherit" w:cs="Helvetica"/>
          <w:color w:val="373737"/>
          <w:kern w:val="0"/>
          <w:sz w:val="23"/>
          <w:szCs w:val="23"/>
        </w:rPr>
        <w:t>Idle</w:t>
      </w:r>
      <w:r w:rsidRPr="00D27FDD">
        <w:rPr>
          <w:rFonts w:ascii="inherit" w:eastAsia="宋体" w:hAnsi="inherit" w:cs="Helvetica"/>
          <w:color w:val="373737"/>
          <w:kern w:val="0"/>
          <w:sz w:val="23"/>
          <w:szCs w:val="23"/>
        </w:rPr>
        <w:t>进程占用）。使用下面的命令查看线程时间：</w:t>
      </w:r>
    </w:p>
    <w:p w:rsidR="00D27FDD" w:rsidRPr="00D27FDD" w:rsidRDefault="00D27FDD" w:rsidP="00D27FDD">
      <w:pPr>
        <w:widowControl/>
        <w:numPr>
          <w:ilvl w:val="0"/>
          <w:numId w:val="82"/>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.ttime</w:t>
      </w:r>
    </w:p>
    <w:p w:rsidR="00D27FDD" w:rsidRPr="00D27FDD" w:rsidRDefault="00D27FDD" w:rsidP="00D27FDD">
      <w:pPr>
        <w:widowControl/>
        <w:numPr>
          <w:ilvl w:val="0"/>
          <w:numId w:val="82"/>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!runaway 7</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在</w:t>
      </w:r>
      <w:r w:rsidRPr="00D27FDD">
        <w:rPr>
          <w:rFonts w:ascii="inherit" w:eastAsia="宋体" w:hAnsi="inherit" w:cs="Helvetica"/>
          <w:color w:val="373737"/>
          <w:kern w:val="0"/>
          <w:sz w:val="23"/>
          <w:szCs w:val="23"/>
        </w:rPr>
        <w:t>!runaway</w:t>
      </w:r>
      <w:r w:rsidRPr="00D27FDD">
        <w:rPr>
          <w:rFonts w:ascii="inherit" w:eastAsia="宋体" w:hAnsi="inherit" w:cs="Helvetica"/>
          <w:color w:val="373737"/>
          <w:kern w:val="0"/>
          <w:sz w:val="23"/>
          <w:szCs w:val="23"/>
        </w:rPr>
        <w:t>命令中加入标志值</w:t>
      </w:r>
      <w:r w:rsidRPr="00D27FDD">
        <w:rPr>
          <w:rFonts w:ascii="inherit" w:eastAsia="宋体" w:hAnsi="inherit" w:cs="Helvetica"/>
          <w:color w:val="373737"/>
          <w:kern w:val="0"/>
          <w:sz w:val="23"/>
          <w:szCs w:val="23"/>
        </w:rPr>
        <w:t>7</w:t>
      </w:r>
      <w:r w:rsidRPr="00D27FDD">
        <w:rPr>
          <w:rFonts w:ascii="inherit" w:eastAsia="宋体" w:hAnsi="inherit" w:cs="Helvetica"/>
          <w:color w:val="373737"/>
          <w:kern w:val="0"/>
          <w:sz w:val="23"/>
          <w:szCs w:val="23"/>
        </w:rPr>
        <w:t>，将显示线程的全部三种时间值。</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lastRenderedPageBreak/>
        <w:t>这两个命令的区别之处是，</w:t>
      </w:r>
      <w:r w:rsidRPr="00D27FDD">
        <w:rPr>
          <w:rFonts w:ascii="inherit" w:eastAsia="宋体" w:hAnsi="inherit" w:cs="Helvetica"/>
          <w:color w:val="373737"/>
          <w:kern w:val="0"/>
          <w:sz w:val="23"/>
          <w:szCs w:val="23"/>
        </w:rPr>
        <w:t>.ttime</w:t>
      </w:r>
      <w:r w:rsidRPr="00D27FDD">
        <w:rPr>
          <w:rFonts w:ascii="inherit" w:eastAsia="宋体" w:hAnsi="inherit" w:cs="Helvetica"/>
          <w:color w:val="373737"/>
          <w:kern w:val="0"/>
          <w:sz w:val="23"/>
          <w:szCs w:val="23"/>
        </w:rPr>
        <w:t>只能显示当前线程的时间信息，</w:t>
      </w:r>
      <w:r w:rsidRPr="00D27FDD">
        <w:rPr>
          <w:rFonts w:ascii="inherit" w:eastAsia="宋体" w:hAnsi="inherit" w:cs="Helvetica"/>
          <w:color w:val="373737"/>
          <w:kern w:val="0"/>
          <w:sz w:val="23"/>
          <w:szCs w:val="23"/>
        </w:rPr>
        <w:t>!runaway</w:t>
      </w:r>
      <w:r w:rsidRPr="00D27FDD">
        <w:rPr>
          <w:rFonts w:ascii="inherit" w:eastAsia="宋体" w:hAnsi="inherit" w:cs="Helvetica"/>
          <w:color w:val="373737"/>
          <w:kern w:val="0"/>
          <w:sz w:val="23"/>
          <w:szCs w:val="23"/>
        </w:rPr>
        <w:t>能显示当前进程的所有线程时间。下图是这两个命令的使用情况：</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0:009&gt; .ttime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Created: Wed Aug  7 16:47:29.011 2013 (UTC + 8:00)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Kernel:  0 days 0:00:00.031</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User:    0 days 0:00:00.046</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0:009&gt; !runaway 7</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User Mode Time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Thread       Time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2:604       0 days 0:00:51.729</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4:600       0 days 0:00:47.159</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0:4f4       0 days 0:00:00.031</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3:61c       0 days 0:00:00.000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1:5e0       0 days 0:00:00.000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Kernel Mode Time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Thread       Time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4:600       0 days 0:13:45.073</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2:604       0 days 0:08:44.100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3:61c       0 days 0:00:00.000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1:5e0       0 days 0:00:00.000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0:4f4       0 days 0:00:00.000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 xml:space="preserve"> Elapsed Time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Thread       Time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0:4f4       16 days 0:14:02.254</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4:600       16 days 0:14:02.207</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3:61c       16 days 0:14:02.207</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2:604       16 days 0:14:02.207</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1:5e0       16 days 0:14:02.207</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            </w:t>
      </w:r>
      <w:r w:rsidRPr="00D27FDD">
        <w:rPr>
          <w:rFonts w:ascii="inherit" w:eastAsia="宋体" w:hAnsi="inherit" w:cs="Helvetica"/>
          <w:color w:val="373737"/>
          <w:kern w:val="0"/>
          <w:sz w:val="23"/>
          <w:szCs w:val="23"/>
        </w:rPr>
        <w:t>对上二图进行对比，能看出两个命令之间的功能差异。</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3.3 </w:t>
      </w:r>
      <w:r w:rsidRPr="00D27FDD">
        <w:rPr>
          <w:rFonts w:ascii="Helvetica" w:eastAsia="宋体" w:hAnsi="Helvetica" w:cs="Helvetica"/>
          <w:b/>
          <w:bCs/>
          <w:color w:val="000000"/>
          <w:kern w:val="0"/>
          <w:sz w:val="23"/>
          <w:szCs w:val="23"/>
        </w:rPr>
        <w:t>异常与事件</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在调试器语境中，事件是一个基本概念，</w:t>
      </w:r>
      <w:r w:rsidRPr="00D27FDD">
        <w:rPr>
          <w:rFonts w:ascii="inherit" w:eastAsia="宋体" w:hAnsi="inherit" w:cs="Helvetica"/>
          <w:b/>
          <w:bCs/>
          <w:color w:val="373737"/>
          <w:kern w:val="0"/>
          <w:sz w:val="23"/>
          <w:szCs w:val="23"/>
        </w:rPr>
        <w:t>Windbg</w:t>
      </w:r>
      <w:r w:rsidRPr="00D27FDD">
        <w:rPr>
          <w:rFonts w:ascii="inherit" w:eastAsia="宋体" w:hAnsi="inherit" w:cs="Helvetica"/>
          <w:b/>
          <w:bCs/>
          <w:color w:val="373737"/>
          <w:kern w:val="0"/>
          <w:sz w:val="23"/>
          <w:szCs w:val="23"/>
        </w:rPr>
        <w:t>是事件驱动的</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Windows</w:t>
      </w:r>
      <w:r w:rsidRPr="00D27FDD">
        <w:rPr>
          <w:rFonts w:ascii="inherit" w:eastAsia="宋体" w:hAnsi="inherit" w:cs="Helvetica"/>
          <w:color w:val="373737"/>
          <w:kern w:val="0"/>
          <w:sz w:val="23"/>
          <w:szCs w:val="23"/>
        </w:rPr>
        <w:t>操作系统的调试子系统，是</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事件</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的发生源。调试器的所有操作，都是因事件而动，因事件被处理而中继。</w:t>
      </w:r>
      <w:r w:rsidRPr="00D27FDD">
        <w:rPr>
          <w:rFonts w:ascii="inherit" w:eastAsia="宋体" w:hAnsi="inherit" w:cs="Helvetica"/>
          <w:color w:val="373737"/>
          <w:kern w:val="0"/>
          <w:sz w:val="23"/>
          <w:szCs w:val="23"/>
        </w:rPr>
        <w:t>Windows</w:t>
      </w:r>
      <w:r w:rsidRPr="00D27FDD">
        <w:rPr>
          <w:rFonts w:ascii="inherit" w:eastAsia="宋体" w:hAnsi="inherit" w:cs="Helvetica"/>
          <w:color w:val="373737"/>
          <w:kern w:val="0"/>
          <w:sz w:val="23"/>
          <w:szCs w:val="23"/>
        </w:rPr>
        <w:t>定义了</w:t>
      </w:r>
      <w:r w:rsidRPr="00D27FDD">
        <w:rPr>
          <w:rFonts w:ascii="inherit" w:eastAsia="宋体" w:hAnsi="inherit" w:cs="Helvetica"/>
          <w:color w:val="373737"/>
          <w:kern w:val="0"/>
          <w:sz w:val="23"/>
          <w:szCs w:val="23"/>
        </w:rPr>
        <w:t>9</w:t>
      </w:r>
      <w:r w:rsidRPr="00D27FDD">
        <w:rPr>
          <w:rFonts w:ascii="inherit" w:eastAsia="宋体" w:hAnsi="inherit" w:cs="Helvetica"/>
          <w:color w:val="373737"/>
          <w:kern w:val="0"/>
          <w:sz w:val="23"/>
          <w:szCs w:val="23"/>
        </w:rPr>
        <w:t>类调试事件，异常是其中一类（</w:t>
      </w:r>
      <w:r w:rsidRPr="00D27FDD">
        <w:rPr>
          <w:rFonts w:ascii="inherit" w:eastAsia="宋体" w:hAnsi="inherit" w:cs="Helvetica"/>
          <w:color w:val="373737"/>
          <w:kern w:val="0"/>
          <w:sz w:val="23"/>
          <w:szCs w:val="23"/>
        </w:rPr>
        <w:t>ID</w:t>
      </w:r>
      <w:r w:rsidRPr="00D27FDD">
        <w:rPr>
          <w:rFonts w:ascii="inherit" w:eastAsia="宋体" w:hAnsi="inherit" w:cs="Helvetica"/>
          <w:color w:val="373737"/>
          <w:kern w:val="0"/>
          <w:sz w:val="23"/>
          <w:szCs w:val="23"/>
        </w:rPr>
        <w:t>为</w:t>
      </w:r>
      <w:r w:rsidRPr="00D27FDD">
        <w:rPr>
          <w:rFonts w:ascii="inherit" w:eastAsia="宋体" w:hAnsi="inherit" w:cs="Helvetica"/>
          <w:color w:val="373737"/>
          <w:kern w:val="0"/>
          <w:sz w:val="23"/>
          <w:szCs w:val="23"/>
        </w:rPr>
        <w:t>1</w:t>
      </w:r>
      <w:r w:rsidRPr="00D27FDD">
        <w:rPr>
          <w:rFonts w:ascii="inherit" w:eastAsia="宋体" w:hAnsi="inherit" w:cs="Helvetica"/>
          <w:color w:val="373737"/>
          <w:kern w:val="0"/>
          <w:sz w:val="23"/>
          <w:szCs w:val="23"/>
        </w:rPr>
        <w:t>）。所以异常和事件，这二者是前者包含于后者的关系。</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系统对各种异常和调试事件进行了分类，执行</w:t>
      </w:r>
      <w:r w:rsidRPr="00D27FDD">
        <w:rPr>
          <w:rFonts w:ascii="inherit" w:eastAsia="宋体" w:hAnsi="inherit" w:cs="Helvetica"/>
          <w:color w:val="373737"/>
          <w:kern w:val="0"/>
          <w:sz w:val="23"/>
          <w:szCs w:val="23"/>
        </w:rPr>
        <w:t>sx</w:t>
      </w:r>
      <w:r w:rsidRPr="00D27FDD">
        <w:rPr>
          <w:rFonts w:ascii="inherit" w:eastAsia="宋体" w:hAnsi="inherit" w:cs="Helvetica"/>
          <w:color w:val="373737"/>
          <w:kern w:val="0"/>
          <w:sz w:val="23"/>
          <w:szCs w:val="23"/>
        </w:rPr>
        <w:t>命令可以列出针对当前调试目标的异常或非异常事件的处理。下面是一个片段：</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0:009&gt; sx</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ct - Create thread - ignore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et - Exit thread - ignore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cpr - Create process - ignore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epr - Exit process - break</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ld - Load module - break</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(only break for livekd.exe)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 xml:space="preserve">  ud - Unload module - ignore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ser - System error - ignore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ibp - Initial breakpoint - break</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iml - Initial module load - ignore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out - Debuggee output - output</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av - Access violation -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asrt - Assertion failure -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aph - Application hang -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bpe - Break instruction exception - break</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bpec - Break instruction exception continue -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eh - C++ EH exception - second-chance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clr - CLR exception - second-chance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clrn - CLR notification exception - second-chance break -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cce - Control-Break exception - break</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cc - Control-Break exception continue -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cce - Control-C exception - break</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cc - Control-C exception continue -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dm - Data misaligned -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dbce - Debugger command exception - ignore -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 xml:space="preserve">  gp - Guard page violation -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ii - Illegal instruction - second-chance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ip - In-page I/O error -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dz - Integer divide-by-zero -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iov - Integer overflow -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ch - Invalid handle - break</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hc - Invalid handle continue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lsq - Invalid lock sequence -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isc - Invalid system call -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3c - Port disconnected - second-chance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svh - Service hang -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sse - Single step exception - break</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ssec - Single step exception continue -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sbo - Security check failure or stack buffer overrun -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sov - Stack overflow -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vs - Verifier stop -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vcpp - Visual C++ exception - ignore -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wkd - Wake debugger -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rto - Windows Runtime Originate Error - second-chance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 xml:space="preserve"> rtt - Windows Runtime Transform Error - second-chance break - not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wob - WOW64 breakpoint - break -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wos - WOW64 single step exception - break - handled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 - Other exception - second-chance break - not handled</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可以看到这几个调试事件，当发生进程退出（</w:t>
      </w:r>
      <w:r w:rsidRPr="00D27FDD">
        <w:rPr>
          <w:rFonts w:ascii="Helvetica" w:eastAsia="宋体" w:hAnsi="Helvetica" w:cs="Helvetica"/>
          <w:color w:val="373737"/>
          <w:kern w:val="0"/>
          <w:sz w:val="23"/>
          <w:szCs w:val="23"/>
        </w:rPr>
        <w:t>Exit Process</w:t>
      </w:r>
      <w:r w:rsidRPr="00D27FDD">
        <w:rPr>
          <w:rFonts w:ascii="Helvetica" w:eastAsia="宋体" w:hAnsi="Helvetica" w:cs="Helvetica"/>
          <w:color w:val="373737"/>
          <w:kern w:val="0"/>
          <w:sz w:val="23"/>
          <w:szCs w:val="23"/>
        </w:rPr>
        <w:t>）和初始化断点（</w:t>
      </w:r>
      <w:r w:rsidRPr="00D27FDD">
        <w:rPr>
          <w:rFonts w:ascii="Helvetica" w:eastAsia="宋体" w:hAnsi="Helvetica" w:cs="Helvetica"/>
          <w:color w:val="373737"/>
          <w:kern w:val="0"/>
          <w:sz w:val="23"/>
          <w:szCs w:val="23"/>
        </w:rPr>
        <w:t>Initial breakpoint</w:t>
      </w:r>
      <w:r w:rsidRPr="00D27FDD">
        <w:rPr>
          <w:rFonts w:ascii="Helvetica" w:eastAsia="宋体" w:hAnsi="Helvetica" w:cs="Helvetica"/>
          <w:color w:val="373737"/>
          <w:kern w:val="0"/>
          <w:sz w:val="23"/>
          <w:szCs w:val="23"/>
        </w:rPr>
        <w:t>）事件的时候，调试器应当被中断（</w:t>
      </w:r>
      <w:r w:rsidRPr="00D27FDD">
        <w:rPr>
          <w:rFonts w:ascii="Helvetica" w:eastAsia="宋体" w:hAnsi="Helvetica" w:cs="Helvetica"/>
          <w:color w:val="373737"/>
          <w:kern w:val="0"/>
          <w:sz w:val="23"/>
          <w:szCs w:val="23"/>
        </w:rPr>
        <w:t>Break</w:t>
      </w:r>
      <w:r w:rsidRPr="00D27FDD">
        <w:rPr>
          <w:rFonts w:ascii="Helvetica" w:eastAsia="宋体" w:hAnsi="Helvetica" w:cs="Helvetica"/>
          <w:color w:val="373737"/>
          <w:kern w:val="0"/>
          <w:sz w:val="23"/>
          <w:szCs w:val="23"/>
        </w:rPr>
        <w:t>）。模块加载（</w:t>
      </w:r>
      <w:r w:rsidRPr="00D27FDD">
        <w:rPr>
          <w:rFonts w:ascii="Helvetica" w:eastAsia="宋体" w:hAnsi="Helvetica" w:cs="Helvetica"/>
          <w:color w:val="373737"/>
          <w:kern w:val="0"/>
          <w:sz w:val="23"/>
          <w:szCs w:val="23"/>
        </w:rPr>
        <w:t>Load Modual</w:t>
      </w:r>
      <w:r w:rsidRPr="00D27FDD">
        <w:rPr>
          <w:rFonts w:ascii="Helvetica" w:eastAsia="宋体" w:hAnsi="Helvetica" w:cs="Helvetica"/>
          <w:color w:val="373737"/>
          <w:kern w:val="0"/>
          <w:sz w:val="23"/>
          <w:szCs w:val="23"/>
        </w:rPr>
        <w:t>）以及有调试输出（</w:t>
      </w:r>
      <w:r w:rsidRPr="00D27FDD">
        <w:rPr>
          <w:rFonts w:ascii="Helvetica" w:eastAsia="宋体" w:hAnsi="Helvetica" w:cs="Helvetica"/>
          <w:color w:val="373737"/>
          <w:kern w:val="0"/>
          <w:sz w:val="23"/>
          <w:szCs w:val="23"/>
        </w:rPr>
        <w:t>Debuggen Output</w:t>
      </w:r>
      <w:r w:rsidRPr="00D27FDD">
        <w:rPr>
          <w:rFonts w:ascii="Helvetica" w:eastAsia="宋体" w:hAnsi="Helvetica" w:cs="Helvetica"/>
          <w:color w:val="373737"/>
          <w:kern w:val="0"/>
          <w:sz w:val="23"/>
          <w:szCs w:val="23"/>
        </w:rPr>
        <w:t>）时，需要输出相关信息；其他的都被忽略掉，不做处理</w:t>
      </w:r>
      <w:r w:rsidRPr="00D27FDD">
        <w:rPr>
          <w:rFonts w:ascii="Helvetica" w:eastAsia="宋体" w:hAnsi="Helvetica" w:cs="Helvetica"/>
          <w:color w:val="373737"/>
          <w:kern w:val="0"/>
          <w:sz w:val="23"/>
          <w:szCs w:val="23"/>
        </w:rPr>
        <w:t>(Ignore)</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 xml:space="preserve">     </w:t>
      </w:r>
      <w:r w:rsidRPr="00D27FDD">
        <w:rPr>
          <w:rFonts w:ascii="Helvetica" w:eastAsia="宋体" w:hAnsi="Helvetica" w:cs="Helvetica"/>
          <w:color w:val="373737"/>
          <w:kern w:val="0"/>
          <w:sz w:val="23"/>
          <w:szCs w:val="23"/>
        </w:rPr>
        <w:t>我们分析一下前两个事件。使用调试器调试记事本进程时，不管是用</w:t>
      </w:r>
      <w:r w:rsidRPr="00D27FDD">
        <w:rPr>
          <w:rFonts w:ascii="Helvetica" w:eastAsia="宋体" w:hAnsi="Helvetica" w:cs="Helvetica"/>
          <w:color w:val="373737"/>
          <w:kern w:val="0"/>
          <w:sz w:val="23"/>
          <w:szCs w:val="23"/>
        </w:rPr>
        <w:t>.attach</w:t>
      </w:r>
      <w:r w:rsidRPr="00D27FDD">
        <w:rPr>
          <w:rFonts w:ascii="Helvetica" w:eastAsia="宋体" w:hAnsi="Helvetica" w:cs="Helvetica"/>
          <w:color w:val="373737"/>
          <w:kern w:val="0"/>
          <w:sz w:val="23"/>
          <w:szCs w:val="23"/>
        </w:rPr>
        <w:t>挂载方式还是</w:t>
      </w:r>
      <w:r w:rsidRPr="00D27FDD">
        <w:rPr>
          <w:rFonts w:ascii="Helvetica" w:eastAsia="宋体" w:hAnsi="Helvetica" w:cs="Helvetica"/>
          <w:color w:val="373737"/>
          <w:kern w:val="0"/>
          <w:sz w:val="23"/>
          <w:szCs w:val="23"/>
        </w:rPr>
        <w:t>.create</w:t>
      </w:r>
      <w:r w:rsidRPr="00D27FDD">
        <w:rPr>
          <w:rFonts w:ascii="Helvetica" w:eastAsia="宋体" w:hAnsi="Helvetica" w:cs="Helvetica"/>
          <w:color w:val="373737"/>
          <w:kern w:val="0"/>
          <w:sz w:val="23"/>
          <w:szCs w:val="23"/>
        </w:rPr>
        <w:t>创建方式，在调试器正式侵入记事本进程前，都会有一个中断（</w:t>
      </w:r>
      <w:r w:rsidRPr="00D27FDD">
        <w:rPr>
          <w:rFonts w:ascii="Helvetica" w:eastAsia="宋体" w:hAnsi="Helvetica" w:cs="Helvetica"/>
          <w:color w:val="373737"/>
          <w:kern w:val="0"/>
          <w:sz w:val="23"/>
          <w:szCs w:val="23"/>
        </w:rPr>
        <w:t>Initial breakpoint</w:t>
      </w:r>
      <w:r w:rsidRPr="00D27FDD">
        <w:rPr>
          <w:rFonts w:ascii="Helvetica" w:eastAsia="宋体" w:hAnsi="Helvetica" w:cs="Helvetica"/>
          <w:color w:val="373737"/>
          <w:kern w:val="0"/>
          <w:sz w:val="23"/>
          <w:szCs w:val="23"/>
        </w:rPr>
        <w:t>异常）；调试开始后运行一段时间，在外面将记事本关闭，又会发生一个中断（</w:t>
      </w:r>
      <w:r w:rsidRPr="00D27FDD">
        <w:rPr>
          <w:rFonts w:ascii="Helvetica" w:eastAsia="宋体" w:hAnsi="Helvetica" w:cs="Helvetica"/>
          <w:color w:val="373737"/>
          <w:kern w:val="0"/>
          <w:sz w:val="23"/>
          <w:szCs w:val="23"/>
        </w:rPr>
        <w:t>Exit Process</w:t>
      </w:r>
      <w:r w:rsidRPr="00D27FDD">
        <w:rPr>
          <w:rFonts w:ascii="Helvetica" w:eastAsia="宋体" w:hAnsi="Helvetica" w:cs="Helvetica"/>
          <w:color w:val="373737"/>
          <w:kern w:val="0"/>
          <w:sz w:val="23"/>
          <w:szCs w:val="23"/>
        </w:rPr>
        <w:t>异常）。</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可以通过</w:t>
      </w:r>
      <w:r w:rsidRPr="00D27FDD">
        <w:rPr>
          <w:rFonts w:ascii="Helvetica" w:eastAsia="宋体" w:hAnsi="Helvetica" w:cs="Helvetica"/>
          <w:color w:val="373737"/>
          <w:kern w:val="0"/>
          <w:sz w:val="23"/>
          <w:szCs w:val="23"/>
        </w:rPr>
        <w:t>Debug|Event Filters…</w:t>
      </w:r>
      <w:r w:rsidRPr="00D27FDD">
        <w:rPr>
          <w:rFonts w:ascii="Helvetica" w:eastAsia="宋体" w:hAnsi="Helvetica" w:cs="Helvetica"/>
          <w:color w:val="373737"/>
          <w:kern w:val="0"/>
          <w:sz w:val="23"/>
          <w:szCs w:val="23"/>
        </w:rPr>
        <w:t>打开事件设置对话框。这个对话框中列出了全部调试事件，用户可分别对它们进行设置。</w:t>
      </w:r>
    </w:p>
    <w:p w:rsidR="00D27FDD" w:rsidRPr="00D27FDD" w:rsidRDefault="00D27FDD" w:rsidP="00D27FDD">
      <w:pPr>
        <w:widowControl/>
        <w:shd w:val="clear" w:color="auto" w:fill="FFFFFF"/>
        <w:jc w:val="left"/>
        <w:textAlignment w:val="baseline"/>
        <w:rPr>
          <w:rFonts w:ascii="Helvetica" w:eastAsia="宋体" w:hAnsi="Helvetica" w:cs="Helvetica"/>
          <w:color w:val="373737"/>
          <w:kern w:val="0"/>
          <w:sz w:val="23"/>
          <w:szCs w:val="23"/>
        </w:rPr>
      </w:pPr>
      <w:r w:rsidRPr="00D27FDD">
        <w:rPr>
          <w:rFonts w:ascii="inherit" w:eastAsia="宋体" w:hAnsi="inherit" w:cs="Helvetica" w:hint="eastAsia"/>
          <w:noProof/>
          <w:color w:val="1982D1"/>
          <w:kern w:val="0"/>
          <w:sz w:val="23"/>
          <w:szCs w:val="23"/>
          <w:bdr w:val="none" w:sz="0" w:space="0" w:color="auto" w:frame="1"/>
        </w:rPr>
        <w:drawing>
          <wp:inline distT="0" distB="0" distL="0" distR="0">
            <wp:extent cx="2857500" cy="2514600"/>
            <wp:effectExtent l="0" t="0" r="0" b="0"/>
            <wp:docPr id="3" name="图片 3" descr="sx">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x">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57500" cy="2514600"/>
                    </a:xfrm>
                    <a:prstGeom prst="rect">
                      <a:avLst/>
                    </a:prstGeom>
                    <a:noFill/>
                    <a:ln>
                      <a:noFill/>
                    </a:ln>
                  </pic:spPr>
                </pic:pic>
              </a:graphicData>
            </a:graphic>
          </wp:inline>
        </w:drawing>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 xml:space="preserve">            </w:t>
      </w:r>
      <w:r w:rsidRPr="00D27FDD">
        <w:rPr>
          <w:rFonts w:ascii="Helvetica" w:eastAsia="宋体" w:hAnsi="Helvetica" w:cs="Helvetica"/>
          <w:color w:val="373737"/>
          <w:kern w:val="0"/>
          <w:sz w:val="23"/>
          <w:szCs w:val="23"/>
        </w:rPr>
        <w:t>这个对话框列出了对于当前调试会话可用的全部调试事件。针对每个调试事件，可设置其属性。右列</w:t>
      </w:r>
      <w:r w:rsidRPr="00D27FDD">
        <w:rPr>
          <w:rFonts w:ascii="Helvetica" w:eastAsia="宋体" w:hAnsi="Helvetica" w:cs="Helvetica"/>
          <w:color w:val="373737"/>
          <w:kern w:val="0"/>
          <w:sz w:val="23"/>
          <w:szCs w:val="23"/>
        </w:rPr>
        <w:t>Execution</w:t>
      </w:r>
      <w:r w:rsidRPr="00D27FDD">
        <w:rPr>
          <w:rFonts w:ascii="Helvetica" w:eastAsia="宋体" w:hAnsi="Helvetica" w:cs="Helvetica"/>
          <w:color w:val="373737"/>
          <w:kern w:val="0"/>
          <w:sz w:val="23"/>
          <w:szCs w:val="23"/>
        </w:rPr>
        <w:t>和</w:t>
      </w:r>
      <w:r w:rsidRPr="00D27FDD">
        <w:rPr>
          <w:rFonts w:ascii="Helvetica" w:eastAsia="宋体" w:hAnsi="Helvetica" w:cs="Helvetica"/>
          <w:color w:val="373737"/>
          <w:kern w:val="0"/>
          <w:sz w:val="23"/>
          <w:szCs w:val="23"/>
        </w:rPr>
        <w:t>Continue</w:t>
      </w:r>
      <w:r w:rsidRPr="00D27FDD">
        <w:rPr>
          <w:rFonts w:ascii="Helvetica" w:eastAsia="宋体" w:hAnsi="Helvetica" w:cs="Helvetica"/>
          <w:color w:val="373737"/>
          <w:kern w:val="0"/>
          <w:sz w:val="23"/>
          <w:szCs w:val="23"/>
        </w:rPr>
        <w:t>两组单选键，分别表示事件的</w:t>
      </w:r>
      <w:r w:rsidRPr="00D27FDD">
        <w:rPr>
          <w:rFonts w:ascii="Helvetica" w:eastAsia="宋体" w:hAnsi="Helvetica" w:cs="Helvetica"/>
          <w:b/>
          <w:bCs/>
          <w:color w:val="373737"/>
          <w:kern w:val="0"/>
          <w:sz w:val="23"/>
          <w:szCs w:val="23"/>
        </w:rPr>
        <w:t>中断属性</w:t>
      </w:r>
      <w:r w:rsidRPr="00D27FDD">
        <w:rPr>
          <w:rFonts w:ascii="Helvetica" w:eastAsia="宋体" w:hAnsi="Helvetica" w:cs="Helvetica"/>
          <w:color w:val="373737"/>
          <w:kern w:val="0"/>
          <w:sz w:val="23"/>
          <w:szCs w:val="23"/>
        </w:rPr>
        <w:t>与</w:t>
      </w:r>
      <w:r w:rsidRPr="00D27FDD">
        <w:rPr>
          <w:rFonts w:ascii="Helvetica" w:eastAsia="宋体" w:hAnsi="Helvetica" w:cs="Helvetica"/>
          <w:b/>
          <w:bCs/>
          <w:color w:val="373737"/>
          <w:kern w:val="0"/>
          <w:sz w:val="23"/>
          <w:szCs w:val="23"/>
        </w:rPr>
        <w:t>中继属性</w:t>
      </w:r>
      <w:r w:rsidRPr="00D27FDD">
        <w:rPr>
          <w:rFonts w:ascii="Helvetica" w:eastAsia="宋体" w:hAnsi="Helvetica" w:cs="Helvetica"/>
          <w:color w:val="373737"/>
          <w:kern w:val="0"/>
          <w:sz w:val="23"/>
          <w:szCs w:val="23"/>
        </w:rPr>
        <w:t>。右列</w:t>
      </w:r>
      <w:r w:rsidRPr="00D27FDD">
        <w:rPr>
          <w:rFonts w:ascii="Helvetica" w:eastAsia="宋体" w:hAnsi="Helvetica" w:cs="Helvetica"/>
          <w:color w:val="373737"/>
          <w:kern w:val="0"/>
          <w:sz w:val="23"/>
          <w:szCs w:val="23"/>
        </w:rPr>
        <w:t>Argument</w:t>
      </w:r>
      <w:r w:rsidRPr="00D27FDD">
        <w:rPr>
          <w:rFonts w:ascii="Helvetica" w:eastAsia="宋体" w:hAnsi="Helvetica" w:cs="Helvetica"/>
          <w:color w:val="373737"/>
          <w:kern w:val="0"/>
          <w:sz w:val="23"/>
          <w:szCs w:val="23"/>
        </w:rPr>
        <w:t>按钮可设置调试事件执行参数（上图中</w:t>
      </w:r>
      <w:r w:rsidRPr="00D27FDD">
        <w:rPr>
          <w:rFonts w:ascii="Helvetica" w:eastAsia="宋体" w:hAnsi="Helvetica" w:cs="Helvetica"/>
          <w:color w:val="373737"/>
          <w:kern w:val="0"/>
          <w:sz w:val="23"/>
          <w:szCs w:val="23"/>
        </w:rPr>
        <w:t>Load Module</w:t>
      </w:r>
      <w:r w:rsidRPr="00D27FDD">
        <w:rPr>
          <w:rFonts w:ascii="Helvetica" w:eastAsia="宋体" w:hAnsi="Helvetica" w:cs="Helvetica"/>
          <w:color w:val="373737"/>
          <w:kern w:val="0"/>
          <w:sz w:val="23"/>
          <w:szCs w:val="23"/>
        </w:rPr>
        <w:t>事件有一个</w:t>
      </w:r>
      <w:r w:rsidRPr="00D27FDD">
        <w:rPr>
          <w:rFonts w:ascii="Helvetica" w:eastAsia="宋体" w:hAnsi="Helvetica" w:cs="Helvetica"/>
          <w:color w:val="373737"/>
          <w:kern w:val="0"/>
          <w:sz w:val="23"/>
          <w:szCs w:val="23"/>
        </w:rPr>
        <w:t>Kernel32.dll</w:t>
      </w:r>
      <w:r w:rsidRPr="00D27FDD">
        <w:rPr>
          <w:rFonts w:ascii="Helvetica" w:eastAsia="宋体" w:hAnsi="Helvetica" w:cs="Helvetica"/>
          <w:color w:val="373737"/>
          <w:kern w:val="0"/>
          <w:sz w:val="23"/>
          <w:szCs w:val="23"/>
        </w:rPr>
        <w:t>参数，即当</w:t>
      </w:r>
      <w:r w:rsidRPr="00D27FDD">
        <w:rPr>
          <w:rFonts w:ascii="Helvetica" w:eastAsia="宋体" w:hAnsi="Helvetica" w:cs="Helvetica"/>
          <w:color w:val="373737"/>
          <w:kern w:val="0"/>
          <w:sz w:val="23"/>
          <w:szCs w:val="23"/>
        </w:rPr>
        <w:t>Kernel32.dll</w:t>
      </w:r>
      <w:r w:rsidRPr="00D27FDD">
        <w:rPr>
          <w:rFonts w:ascii="Helvetica" w:eastAsia="宋体" w:hAnsi="Helvetica" w:cs="Helvetica"/>
          <w:color w:val="373737"/>
          <w:kern w:val="0"/>
          <w:sz w:val="23"/>
          <w:szCs w:val="23"/>
        </w:rPr>
        <w:t>模块被加载时，调试器将被中断），</w:t>
      </w:r>
      <w:r w:rsidRPr="00D27FDD">
        <w:rPr>
          <w:rFonts w:ascii="Helvetica" w:eastAsia="宋体" w:hAnsi="Helvetica" w:cs="Helvetica"/>
          <w:color w:val="373737"/>
          <w:kern w:val="0"/>
          <w:sz w:val="23"/>
          <w:szCs w:val="23"/>
        </w:rPr>
        <w:t>Commands</w:t>
      </w:r>
      <w:r w:rsidRPr="00D27FDD">
        <w:rPr>
          <w:rFonts w:ascii="Helvetica" w:eastAsia="宋体" w:hAnsi="Helvetica" w:cs="Helvetica"/>
          <w:color w:val="373737"/>
          <w:kern w:val="0"/>
          <w:sz w:val="23"/>
          <w:szCs w:val="23"/>
        </w:rPr>
        <w:t>按钮可设置事件两轮机会发生时的执行命令。</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lastRenderedPageBreak/>
        <w:t>更细致的内容，本章无力铺陈，请读者参阅《</w:t>
      </w:r>
      <w:r w:rsidRPr="00D27FDD">
        <w:rPr>
          <w:rFonts w:ascii="Helvetica" w:eastAsia="宋体" w:hAnsi="Helvetica" w:cs="Helvetica"/>
          <w:color w:val="373737"/>
          <w:kern w:val="0"/>
          <w:sz w:val="23"/>
          <w:szCs w:val="23"/>
        </w:rPr>
        <w:t xml:space="preserve">Windows </w:t>
      </w:r>
      <w:r w:rsidRPr="00D27FDD">
        <w:rPr>
          <w:rFonts w:ascii="Helvetica" w:eastAsia="宋体" w:hAnsi="Helvetica" w:cs="Helvetica"/>
          <w:color w:val="373737"/>
          <w:kern w:val="0"/>
          <w:sz w:val="23"/>
          <w:szCs w:val="23"/>
        </w:rPr>
        <w:t>高级调试》（</w:t>
      </w:r>
      <w:r w:rsidRPr="00D27FDD">
        <w:rPr>
          <w:rFonts w:ascii="Helvetica" w:eastAsia="宋体" w:hAnsi="Helvetica" w:cs="Helvetica"/>
          <w:color w:val="373737"/>
          <w:kern w:val="0"/>
          <w:sz w:val="23"/>
          <w:szCs w:val="23"/>
        </w:rPr>
        <w:t xml:space="preserve">Mario &amp; Daniel 2009 </w:t>
      </w:r>
      <w:r w:rsidRPr="00D27FDD">
        <w:rPr>
          <w:rFonts w:ascii="Helvetica" w:eastAsia="宋体" w:hAnsi="Helvetica" w:cs="Helvetica"/>
          <w:color w:val="373737"/>
          <w:kern w:val="0"/>
          <w:sz w:val="23"/>
          <w:szCs w:val="23"/>
        </w:rPr>
        <w:t>机械工业出版社）第三章，及《软件调试》（张银奎</w:t>
      </w:r>
      <w:r w:rsidRPr="00D27FDD">
        <w:rPr>
          <w:rFonts w:ascii="Helvetica" w:eastAsia="宋体" w:hAnsi="Helvetica" w:cs="Helvetica"/>
          <w:color w:val="373737"/>
          <w:kern w:val="0"/>
          <w:sz w:val="23"/>
          <w:szCs w:val="23"/>
        </w:rPr>
        <w:t xml:space="preserve"> 2008 </w:t>
      </w:r>
      <w:r w:rsidRPr="00D27FDD">
        <w:rPr>
          <w:rFonts w:ascii="Helvetica" w:eastAsia="宋体" w:hAnsi="Helvetica" w:cs="Helvetica"/>
          <w:color w:val="373737"/>
          <w:kern w:val="0"/>
          <w:sz w:val="23"/>
          <w:szCs w:val="23"/>
        </w:rPr>
        <w:t>电子工业出版社）第</w:t>
      </w:r>
      <w:r w:rsidRPr="00D27FDD">
        <w:rPr>
          <w:rFonts w:ascii="Helvetica" w:eastAsia="宋体" w:hAnsi="Helvetica" w:cs="Helvetica"/>
          <w:color w:val="373737"/>
          <w:kern w:val="0"/>
          <w:sz w:val="23"/>
          <w:szCs w:val="23"/>
        </w:rPr>
        <w:t>9</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30</w:t>
      </w:r>
      <w:r w:rsidRPr="00D27FDD">
        <w:rPr>
          <w:rFonts w:ascii="Helvetica" w:eastAsia="宋体" w:hAnsi="Helvetica" w:cs="Helvetica"/>
          <w:color w:val="373737"/>
          <w:kern w:val="0"/>
          <w:sz w:val="23"/>
          <w:szCs w:val="23"/>
        </w:rPr>
        <w:t>章相关内容。</w:t>
      </w:r>
      <w:r w:rsidRPr="00D27FDD">
        <w:rPr>
          <w:rFonts w:ascii="Helvetica" w:eastAsia="宋体" w:hAnsi="Helvetica" w:cs="Helvetica"/>
          <w:b/>
          <w:bCs/>
          <w:color w:val="373737"/>
          <w:kern w:val="0"/>
          <w:sz w:val="23"/>
          <w:szCs w:val="23"/>
        </w:rPr>
        <w:t> </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sxr:</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      </w:t>
      </w:r>
      <w:r w:rsidRPr="00D27FDD">
        <w:rPr>
          <w:rFonts w:ascii="Helvetica" w:eastAsia="宋体" w:hAnsi="Helvetica" w:cs="Helvetica"/>
          <w:color w:val="373737"/>
          <w:kern w:val="0"/>
          <w:sz w:val="23"/>
          <w:szCs w:val="23"/>
        </w:rPr>
        <w:t>此命令将当前所有对调试事件的设置，恢复到调试器的默认设置。最后一个字母</w:t>
      </w:r>
      <w:r w:rsidRPr="00D27FDD">
        <w:rPr>
          <w:rFonts w:ascii="Helvetica" w:eastAsia="宋体" w:hAnsi="Helvetica" w:cs="Helvetica"/>
          <w:color w:val="373737"/>
          <w:kern w:val="0"/>
          <w:sz w:val="23"/>
          <w:szCs w:val="23"/>
        </w:rPr>
        <w:t>r</w:t>
      </w:r>
      <w:r w:rsidRPr="00D27FDD">
        <w:rPr>
          <w:rFonts w:ascii="Helvetica" w:eastAsia="宋体" w:hAnsi="Helvetica" w:cs="Helvetica"/>
          <w:color w:val="373737"/>
          <w:kern w:val="0"/>
          <w:sz w:val="23"/>
          <w:szCs w:val="23"/>
        </w:rPr>
        <w:t>表示</w:t>
      </w:r>
      <w:r w:rsidRPr="00D27FDD">
        <w:rPr>
          <w:rFonts w:ascii="Helvetica" w:eastAsia="宋体" w:hAnsi="Helvetica" w:cs="Helvetica"/>
          <w:color w:val="373737"/>
          <w:kern w:val="0"/>
          <w:sz w:val="23"/>
          <w:szCs w:val="23"/>
        </w:rPr>
        <w:t>Reset</w:t>
      </w:r>
      <w:r w:rsidRPr="00D27FDD">
        <w:rPr>
          <w:rFonts w:ascii="Helvetica" w:eastAsia="宋体" w:hAnsi="Helvetica"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sx{e|d|n|i}</w:t>
      </w:r>
      <w:r w:rsidRPr="00D27FDD">
        <w:rPr>
          <w:rFonts w:ascii="Helvetica" w:eastAsia="宋体" w:hAnsi="Helvetica" w:cs="Helvetica"/>
          <w:b/>
          <w:bCs/>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 xml:space="preserve">      </w:t>
      </w:r>
      <w:r w:rsidRPr="00D27FDD">
        <w:rPr>
          <w:rFonts w:ascii="Helvetica" w:eastAsia="宋体" w:hAnsi="Helvetica" w:cs="Helvetica"/>
          <w:color w:val="373737"/>
          <w:kern w:val="0"/>
          <w:sz w:val="23"/>
          <w:szCs w:val="23"/>
        </w:rPr>
        <w:t>这</w:t>
      </w:r>
      <w:r w:rsidRPr="00D27FDD">
        <w:rPr>
          <w:rFonts w:ascii="Helvetica" w:eastAsia="宋体" w:hAnsi="Helvetica" w:cs="Helvetica"/>
          <w:color w:val="373737"/>
          <w:kern w:val="0"/>
          <w:sz w:val="23"/>
          <w:szCs w:val="23"/>
        </w:rPr>
        <w:t>4</w:t>
      </w:r>
      <w:r w:rsidRPr="00D27FDD">
        <w:rPr>
          <w:rFonts w:ascii="Helvetica" w:eastAsia="宋体" w:hAnsi="Helvetica" w:cs="Helvetica"/>
          <w:color w:val="373737"/>
          <w:kern w:val="0"/>
          <w:sz w:val="23"/>
          <w:szCs w:val="23"/>
        </w:rPr>
        <w:t>个命令分别代表了图</w:t>
      </w:r>
      <w:r w:rsidRPr="00D27FDD">
        <w:rPr>
          <w:rFonts w:ascii="Helvetica" w:eastAsia="宋体" w:hAnsi="Helvetica" w:cs="Helvetica"/>
          <w:color w:val="373737"/>
          <w:kern w:val="0"/>
          <w:sz w:val="23"/>
          <w:szCs w:val="23"/>
        </w:rPr>
        <w:t>8-38</w:t>
      </w:r>
      <w:r w:rsidRPr="00D27FDD">
        <w:rPr>
          <w:rFonts w:ascii="Helvetica" w:eastAsia="宋体" w:hAnsi="Helvetica" w:cs="Helvetica"/>
          <w:color w:val="373737"/>
          <w:kern w:val="0"/>
          <w:sz w:val="23"/>
          <w:szCs w:val="23"/>
        </w:rPr>
        <w:t>中</w:t>
      </w:r>
      <w:r w:rsidRPr="00D27FDD">
        <w:rPr>
          <w:rFonts w:ascii="Helvetica" w:eastAsia="宋体" w:hAnsi="Helvetica" w:cs="Helvetica"/>
          <w:color w:val="373737"/>
          <w:kern w:val="0"/>
          <w:sz w:val="23"/>
          <w:szCs w:val="23"/>
        </w:rPr>
        <w:t>Execution</w:t>
      </w:r>
      <w:r w:rsidRPr="00D27FDD">
        <w:rPr>
          <w:rFonts w:ascii="Helvetica" w:eastAsia="宋体" w:hAnsi="Helvetica" w:cs="Helvetica"/>
          <w:color w:val="373737"/>
          <w:kern w:val="0"/>
          <w:sz w:val="23"/>
          <w:szCs w:val="23"/>
        </w:rPr>
        <w:t>组（中断属性）中的四个按钮，即</w:t>
      </w:r>
      <w:r w:rsidRPr="00D27FDD">
        <w:rPr>
          <w:rFonts w:ascii="Helvetica" w:eastAsia="宋体" w:hAnsi="Helvetica" w:cs="Helvetica"/>
          <w:color w:val="373737"/>
          <w:kern w:val="0"/>
          <w:sz w:val="23"/>
          <w:szCs w:val="23"/>
        </w:rPr>
        <w:t>Enable</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Disable</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Output</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Ignore</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Enable</w:t>
      </w:r>
      <w:r w:rsidRPr="00D27FDD">
        <w:rPr>
          <w:rFonts w:ascii="Helvetica" w:eastAsia="宋体" w:hAnsi="Helvetica" w:cs="Helvetica"/>
          <w:color w:val="373737"/>
          <w:kern w:val="0"/>
          <w:sz w:val="23"/>
          <w:szCs w:val="23"/>
        </w:rPr>
        <w:t>是开启中断，</w:t>
      </w:r>
      <w:r w:rsidRPr="00D27FDD">
        <w:rPr>
          <w:rFonts w:ascii="Helvetica" w:eastAsia="宋体" w:hAnsi="Helvetica" w:cs="Helvetica"/>
          <w:color w:val="373737"/>
          <w:kern w:val="0"/>
          <w:sz w:val="23"/>
          <w:szCs w:val="23"/>
        </w:rPr>
        <w:t>Disable</w:t>
      </w:r>
      <w:r w:rsidRPr="00D27FDD">
        <w:rPr>
          <w:rFonts w:ascii="Helvetica" w:eastAsia="宋体" w:hAnsi="Helvetica" w:cs="Helvetica"/>
          <w:color w:val="373737"/>
          <w:kern w:val="0"/>
          <w:sz w:val="23"/>
          <w:szCs w:val="23"/>
        </w:rPr>
        <w:t>是禁止事件中断（但对于异常，只禁止第一轮机会，第二轮机会到来时仍会中断到调试器），</w:t>
      </w:r>
      <w:r w:rsidRPr="00D27FDD">
        <w:rPr>
          <w:rFonts w:ascii="Helvetica" w:eastAsia="宋体" w:hAnsi="Helvetica" w:cs="Helvetica"/>
          <w:color w:val="373737"/>
          <w:kern w:val="0"/>
          <w:sz w:val="23"/>
          <w:szCs w:val="23"/>
        </w:rPr>
        <w:t>Output</w:t>
      </w:r>
      <w:r w:rsidRPr="00D27FDD">
        <w:rPr>
          <w:rFonts w:ascii="Helvetica" w:eastAsia="宋体" w:hAnsi="Helvetica" w:cs="Helvetica"/>
          <w:color w:val="373737"/>
          <w:kern w:val="0"/>
          <w:sz w:val="23"/>
          <w:szCs w:val="23"/>
        </w:rPr>
        <w:t>是禁止中断但会输出相关信息，</w:t>
      </w:r>
      <w:r w:rsidRPr="00D27FDD">
        <w:rPr>
          <w:rFonts w:ascii="Helvetica" w:eastAsia="宋体" w:hAnsi="Helvetica" w:cs="Helvetica"/>
          <w:color w:val="373737"/>
          <w:kern w:val="0"/>
          <w:sz w:val="23"/>
          <w:szCs w:val="23"/>
        </w:rPr>
        <w:t>Ignore</w:t>
      </w:r>
      <w:r w:rsidRPr="00D27FDD">
        <w:rPr>
          <w:rFonts w:ascii="Helvetica" w:eastAsia="宋体" w:hAnsi="Helvetica" w:cs="Helvetica"/>
          <w:color w:val="373737"/>
          <w:kern w:val="0"/>
          <w:sz w:val="23"/>
          <w:szCs w:val="23"/>
        </w:rPr>
        <w:t>表示完全忽略这个事件（对于异常，</w:t>
      </w:r>
      <w:r w:rsidRPr="00D27FDD">
        <w:rPr>
          <w:rFonts w:ascii="Helvetica" w:eastAsia="宋体" w:hAnsi="Helvetica" w:cs="Helvetica"/>
          <w:color w:val="373737"/>
          <w:kern w:val="0"/>
          <w:sz w:val="23"/>
          <w:szCs w:val="23"/>
        </w:rPr>
        <w:t>Output</w:t>
      </w:r>
      <w:r w:rsidRPr="00D27FDD">
        <w:rPr>
          <w:rFonts w:ascii="Helvetica" w:eastAsia="宋体" w:hAnsi="Helvetica" w:cs="Helvetica"/>
          <w:color w:val="373737"/>
          <w:kern w:val="0"/>
          <w:sz w:val="23"/>
          <w:szCs w:val="23"/>
        </w:rPr>
        <w:t>和</w:t>
      </w:r>
      <w:r w:rsidRPr="00D27FDD">
        <w:rPr>
          <w:rFonts w:ascii="Helvetica" w:eastAsia="宋体" w:hAnsi="Helvetica" w:cs="Helvetica"/>
          <w:color w:val="373737"/>
          <w:kern w:val="0"/>
          <w:sz w:val="23"/>
          <w:szCs w:val="23"/>
        </w:rPr>
        <w:t>Ignore</w:t>
      </w:r>
      <w:r w:rsidRPr="00D27FDD">
        <w:rPr>
          <w:rFonts w:ascii="Helvetica" w:eastAsia="宋体" w:hAnsi="Helvetica" w:cs="Helvetica"/>
          <w:color w:val="373737"/>
          <w:kern w:val="0"/>
          <w:sz w:val="23"/>
          <w:szCs w:val="23"/>
        </w:rPr>
        <w:t>两选项使得两轮机会都不会中断到调试器）。</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sx{e|d|n|i} -h</w:t>
      </w:r>
      <w:r w:rsidRPr="00D27FDD">
        <w:rPr>
          <w:rFonts w:ascii="Helvetica" w:eastAsia="宋体" w:hAnsi="Helvetica" w:cs="Helvetica"/>
          <w:b/>
          <w:bCs/>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 xml:space="preserve">      </w:t>
      </w:r>
      <w:r w:rsidRPr="00D27FDD">
        <w:rPr>
          <w:rFonts w:ascii="Helvetica" w:eastAsia="宋体" w:hAnsi="Helvetica" w:cs="Helvetica"/>
          <w:color w:val="373737"/>
          <w:kern w:val="0"/>
          <w:sz w:val="23"/>
          <w:szCs w:val="23"/>
        </w:rPr>
        <w:t>上述命令如果带上</w:t>
      </w:r>
      <w:r w:rsidRPr="00D27FDD">
        <w:rPr>
          <w:rFonts w:ascii="Helvetica" w:eastAsia="宋体" w:hAnsi="Helvetica" w:cs="Helvetica"/>
          <w:color w:val="373737"/>
          <w:kern w:val="0"/>
          <w:sz w:val="23"/>
          <w:szCs w:val="23"/>
        </w:rPr>
        <w:t>-h</w:t>
      </w:r>
      <w:r w:rsidRPr="00D27FDD">
        <w:rPr>
          <w:rFonts w:ascii="Helvetica" w:eastAsia="宋体" w:hAnsi="Helvetica" w:cs="Helvetica"/>
          <w:color w:val="373737"/>
          <w:kern w:val="0"/>
          <w:sz w:val="23"/>
          <w:szCs w:val="23"/>
        </w:rPr>
        <w:t>选项，就不是设置中断属性，而是设置中继属性了。对应了图</w:t>
      </w:r>
      <w:r w:rsidRPr="00D27FDD">
        <w:rPr>
          <w:rFonts w:ascii="Helvetica" w:eastAsia="宋体" w:hAnsi="Helvetica" w:cs="Helvetica"/>
          <w:color w:val="373737"/>
          <w:kern w:val="0"/>
          <w:sz w:val="23"/>
          <w:szCs w:val="23"/>
        </w:rPr>
        <w:t>8-38</w:t>
      </w:r>
      <w:r w:rsidRPr="00D27FDD">
        <w:rPr>
          <w:rFonts w:ascii="Helvetica" w:eastAsia="宋体" w:hAnsi="Helvetica" w:cs="Helvetica"/>
          <w:color w:val="373737"/>
          <w:kern w:val="0"/>
          <w:sz w:val="23"/>
          <w:szCs w:val="23"/>
        </w:rPr>
        <w:t>中的</w:t>
      </w:r>
      <w:r w:rsidRPr="00D27FDD">
        <w:rPr>
          <w:rFonts w:ascii="Helvetica" w:eastAsia="宋体" w:hAnsi="Helvetica" w:cs="Helvetica"/>
          <w:color w:val="373737"/>
          <w:kern w:val="0"/>
          <w:sz w:val="23"/>
          <w:szCs w:val="23"/>
        </w:rPr>
        <w:t>Continue</w:t>
      </w:r>
      <w:r w:rsidRPr="00D27FDD">
        <w:rPr>
          <w:rFonts w:ascii="Helvetica" w:eastAsia="宋体" w:hAnsi="Helvetica" w:cs="Helvetica"/>
          <w:color w:val="373737"/>
          <w:kern w:val="0"/>
          <w:sz w:val="23"/>
          <w:szCs w:val="23"/>
        </w:rPr>
        <w:t>组。其中</w:t>
      </w:r>
      <w:r w:rsidRPr="00D27FDD">
        <w:rPr>
          <w:rFonts w:ascii="Helvetica" w:eastAsia="宋体" w:hAnsi="Helvetica" w:cs="Helvetica"/>
          <w:color w:val="373737"/>
          <w:kern w:val="0"/>
          <w:sz w:val="23"/>
          <w:szCs w:val="23"/>
        </w:rPr>
        <w:t>sxe –h</w:t>
      </w:r>
      <w:r w:rsidRPr="00D27FDD">
        <w:rPr>
          <w:rFonts w:ascii="Helvetica" w:eastAsia="宋体" w:hAnsi="Helvetica" w:cs="Helvetica"/>
          <w:color w:val="373737"/>
          <w:kern w:val="0"/>
          <w:sz w:val="23"/>
          <w:szCs w:val="23"/>
        </w:rPr>
        <w:t>表示</w:t>
      </w:r>
      <w:r w:rsidRPr="00D27FDD">
        <w:rPr>
          <w:rFonts w:ascii="Helvetica" w:eastAsia="宋体" w:hAnsi="Helvetica" w:cs="Helvetica"/>
          <w:color w:val="373737"/>
          <w:kern w:val="0"/>
          <w:sz w:val="23"/>
          <w:szCs w:val="23"/>
        </w:rPr>
        <w:t>Handled</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se{d|n|i} –h</w:t>
      </w:r>
      <w:r w:rsidRPr="00D27FDD">
        <w:rPr>
          <w:rFonts w:ascii="Helvetica" w:eastAsia="宋体" w:hAnsi="Helvetica" w:cs="Helvetica"/>
          <w:color w:val="373737"/>
          <w:kern w:val="0"/>
          <w:sz w:val="23"/>
          <w:szCs w:val="23"/>
        </w:rPr>
        <w:t>都表示</w:t>
      </w:r>
      <w:r w:rsidRPr="00D27FDD">
        <w:rPr>
          <w:rFonts w:ascii="Helvetica" w:eastAsia="宋体" w:hAnsi="Helvetica" w:cs="Helvetica"/>
          <w:color w:val="373737"/>
          <w:kern w:val="0"/>
          <w:sz w:val="23"/>
          <w:szCs w:val="23"/>
        </w:rPr>
        <w:t>Not Handled</w:t>
      </w:r>
      <w:r w:rsidRPr="00D27FDD">
        <w:rPr>
          <w:rFonts w:ascii="Helvetica" w:eastAsia="宋体" w:hAnsi="Helvetica"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 xml:space="preserve">      </w:t>
      </w:r>
      <w:r w:rsidRPr="00D27FDD">
        <w:rPr>
          <w:rFonts w:ascii="Helvetica" w:eastAsia="宋体" w:hAnsi="Helvetica" w:cs="Helvetica"/>
          <w:color w:val="373737"/>
          <w:kern w:val="0"/>
          <w:sz w:val="23"/>
          <w:szCs w:val="23"/>
        </w:rPr>
        <w:t>下面继续介绍异常、事件相关的其他调试命令：</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.lastevent:</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显示最近发生的一个调试事件，往往是导致中断发生的那个。下图显示的是一个很典型的初始化断点引发的中断事件。</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.exr:</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      </w:t>
      </w:r>
      <w:r w:rsidRPr="00D27FDD">
        <w:rPr>
          <w:rFonts w:ascii="inherit" w:eastAsia="宋体" w:hAnsi="inherit" w:cs="Helvetica"/>
          <w:color w:val="373737"/>
          <w:kern w:val="0"/>
          <w:sz w:val="23"/>
          <w:szCs w:val="23"/>
        </w:rPr>
        <w:t>此命令显示一个异常记录的详细内容，传入一个异常记录地址：</w:t>
      </w:r>
    </w:p>
    <w:p w:rsidR="00D27FDD" w:rsidRPr="00D27FDD" w:rsidRDefault="00D27FDD" w:rsidP="00D27FDD">
      <w:pPr>
        <w:widowControl/>
        <w:numPr>
          <w:ilvl w:val="0"/>
          <w:numId w:val="83"/>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.exr </w:t>
      </w:r>
      <w:r w:rsidRPr="00D27FDD">
        <w:rPr>
          <w:rFonts w:ascii="inherit" w:eastAsia="宋体" w:hAnsi="inherit" w:cs="Helvetica"/>
          <w:i/>
          <w:iCs/>
          <w:color w:val="373737"/>
          <w:kern w:val="0"/>
          <w:sz w:val="23"/>
          <w:szCs w:val="23"/>
        </w:rPr>
        <w:t>记录地址</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如果仅仅为了显示最近的一条异常记录，可以用</w:t>
      </w:r>
      <w:r w:rsidRPr="00D27FDD">
        <w:rPr>
          <w:rFonts w:ascii="inherit" w:eastAsia="宋体" w:hAnsi="inherit" w:cs="Helvetica"/>
          <w:color w:val="373737"/>
          <w:kern w:val="0"/>
          <w:sz w:val="23"/>
          <w:szCs w:val="23"/>
        </w:rPr>
        <w:t>-1</w:t>
      </w:r>
      <w:r w:rsidRPr="00D27FDD">
        <w:rPr>
          <w:rFonts w:ascii="inherit" w:eastAsia="宋体" w:hAnsi="inherit" w:cs="Helvetica"/>
          <w:color w:val="373737"/>
          <w:kern w:val="0"/>
          <w:sz w:val="23"/>
          <w:szCs w:val="23"/>
        </w:rPr>
        <w:t>代替异常记录地址：</w:t>
      </w:r>
    </w:p>
    <w:p w:rsidR="00D27FDD" w:rsidRPr="00D27FDD" w:rsidRDefault="00D27FDD" w:rsidP="00D27FDD">
      <w:pPr>
        <w:widowControl/>
        <w:numPr>
          <w:ilvl w:val="0"/>
          <w:numId w:val="84"/>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.exr -1</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由于异常是事件的一种，所以使用</w:t>
      </w:r>
      <w:r w:rsidRPr="00D27FDD">
        <w:rPr>
          <w:rFonts w:ascii="inherit" w:eastAsia="宋体" w:hAnsi="inherit" w:cs="Helvetica"/>
          <w:color w:val="373737"/>
          <w:kern w:val="0"/>
          <w:sz w:val="23"/>
          <w:szCs w:val="23"/>
        </w:rPr>
        <w:t>.exr -1</w:t>
      </w:r>
      <w:r w:rsidRPr="00D27FDD">
        <w:rPr>
          <w:rFonts w:ascii="inherit" w:eastAsia="宋体" w:hAnsi="inherit" w:cs="Helvetica"/>
          <w:color w:val="373737"/>
          <w:kern w:val="0"/>
          <w:sz w:val="23"/>
          <w:szCs w:val="23"/>
        </w:rPr>
        <w:t>命令得到的异常，可能和使用</w:t>
      </w:r>
      <w:r w:rsidRPr="00D27FDD">
        <w:rPr>
          <w:rFonts w:ascii="inherit" w:eastAsia="宋体" w:hAnsi="inherit" w:cs="Helvetica"/>
          <w:color w:val="373737"/>
          <w:kern w:val="0"/>
          <w:sz w:val="23"/>
          <w:szCs w:val="23"/>
        </w:rPr>
        <w:t>.lastevent</w:t>
      </w:r>
      <w:r w:rsidRPr="00D27FDD">
        <w:rPr>
          <w:rFonts w:ascii="inherit" w:eastAsia="宋体" w:hAnsi="inherit" w:cs="Helvetica"/>
          <w:color w:val="373737"/>
          <w:kern w:val="0"/>
          <w:sz w:val="23"/>
          <w:szCs w:val="23"/>
        </w:rPr>
        <w:t>命令获取的事件（其实是异常），是同一个。但二者显示的信息各有侧重点。请对照图</w:t>
      </w:r>
      <w:r w:rsidRPr="00D27FDD">
        <w:rPr>
          <w:rFonts w:ascii="inherit" w:eastAsia="宋体" w:hAnsi="inherit" w:cs="Helvetica"/>
          <w:color w:val="373737"/>
          <w:kern w:val="0"/>
          <w:sz w:val="23"/>
          <w:szCs w:val="23"/>
        </w:rPr>
        <w:t>8-39</w:t>
      </w:r>
      <w:r w:rsidRPr="00D27FDD">
        <w:rPr>
          <w:rFonts w:ascii="inherit" w:eastAsia="宋体" w:hAnsi="inherit" w:cs="Helvetica"/>
          <w:color w:val="373737"/>
          <w:kern w:val="0"/>
          <w:sz w:val="23"/>
          <w:szCs w:val="23"/>
        </w:rPr>
        <w:t>看下面，同样的初始化断点异常，使用</w:t>
      </w:r>
      <w:r w:rsidRPr="00D27FDD">
        <w:rPr>
          <w:rFonts w:ascii="inherit" w:eastAsia="宋体" w:hAnsi="inherit" w:cs="Helvetica"/>
          <w:color w:val="373737"/>
          <w:kern w:val="0"/>
          <w:sz w:val="23"/>
          <w:szCs w:val="23"/>
        </w:rPr>
        <w:t>.exr</w:t>
      </w:r>
      <w:r w:rsidRPr="00D27FDD">
        <w:rPr>
          <w:rFonts w:ascii="inherit" w:eastAsia="宋体" w:hAnsi="inherit" w:cs="Helvetica"/>
          <w:color w:val="373737"/>
          <w:kern w:val="0"/>
          <w:sz w:val="23"/>
          <w:szCs w:val="23"/>
        </w:rPr>
        <w:t>命令时所显示的信息：</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0:009&gt; .lastevent</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Last event: 4f0.1538: Break instruction exception - code 80000003 (first chance)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debugger time: Fri Aug 23 16:58:02.995 2013 (UTC + 8:00)</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还有一个类似的命令：</w:t>
      </w:r>
      <w:r w:rsidRPr="00D27FDD">
        <w:rPr>
          <w:rFonts w:ascii="inherit" w:eastAsia="宋体" w:hAnsi="inherit" w:cs="Helvetica"/>
          <w:color w:val="373737"/>
          <w:kern w:val="0"/>
          <w:sz w:val="23"/>
          <w:szCs w:val="23"/>
        </w:rPr>
        <w:t>!cppexr</w:t>
      </w:r>
      <w:r w:rsidRPr="00D27FDD">
        <w:rPr>
          <w:rFonts w:ascii="inherit" w:eastAsia="宋体" w:hAnsi="inherit" w:cs="Helvetica"/>
          <w:color w:val="373737"/>
          <w:kern w:val="0"/>
          <w:sz w:val="23"/>
          <w:szCs w:val="23"/>
        </w:rPr>
        <w:t>，他分析并显示一个</w:t>
      </w:r>
      <w:r w:rsidRPr="00D27FDD">
        <w:rPr>
          <w:rFonts w:ascii="inherit" w:eastAsia="宋体" w:hAnsi="inherit" w:cs="Helvetica"/>
          <w:color w:val="373737"/>
          <w:kern w:val="0"/>
          <w:sz w:val="23"/>
          <w:szCs w:val="23"/>
        </w:rPr>
        <w:t>C++</w:t>
      </w:r>
      <w:r w:rsidRPr="00D27FDD">
        <w:rPr>
          <w:rFonts w:ascii="inherit" w:eastAsia="宋体" w:hAnsi="inherit" w:cs="Helvetica"/>
          <w:color w:val="373737"/>
          <w:kern w:val="0"/>
          <w:sz w:val="23"/>
          <w:szCs w:val="23"/>
        </w:rPr>
        <w:t>异常信息。</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.bugcheck</w:t>
      </w:r>
      <w:r w:rsidRPr="00D27FDD">
        <w:rPr>
          <w:rFonts w:ascii="inherit" w:eastAsia="宋体" w:hAnsi="inherit" w:cs="Helvetica"/>
          <w:b/>
          <w:bCs/>
          <w:color w:val="373737"/>
          <w:kern w:val="0"/>
          <w:sz w:val="23"/>
          <w:szCs w:val="23"/>
        </w:rPr>
        <w:t>：</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此命令不带参数。在内核环境下，显示当前</w:t>
      </w:r>
      <w:r w:rsidRPr="00D27FDD">
        <w:rPr>
          <w:rFonts w:ascii="inherit" w:eastAsia="宋体" w:hAnsi="inherit" w:cs="Helvetica"/>
          <w:color w:val="373737"/>
          <w:kern w:val="0"/>
          <w:sz w:val="23"/>
          <w:szCs w:val="23"/>
        </w:rPr>
        <w:t>bug check</w:t>
      </w:r>
      <w:r w:rsidRPr="00D27FDD">
        <w:rPr>
          <w:rFonts w:ascii="inherit" w:eastAsia="宋体" w:hAnsi="inherit" w:cs="Helvetica"/>
          <w:color w:val="373737"/>
          <w:kern w:val="0"/>
          <w:sz w:val="23"/>
          <w:szCs w:val="23"/>
        </w:rPr>
        <w:t>的详细信息；可用于活动调试或者</w:t>
      </w:r>
      <w:r w:rsidRPr="00D27FDD">
        <w:rPr>
          <w:rFonts w:ascii="inherit" w:eastAsia="宋体" w:hAnsi="inherit" w:cs="Helvetica"/>
          <w:color w:val="373737"/>
          <w:kern w:val="0"/>
          <w:sz w:val="23"/>
          <w:szCs w:val="23"/>
        </w:rPr>
        <w:t>crash dump</w:t>
      </w:r>
      <w:r w:rsidRPr="00D27FDD">
        <w:rPr>
          <w:rFonts w:ascii="inherit" w:eastAsia="宋体" w:hAnsi="inherit" w:cs="Helvetica"/>
          <w:color w:val="373737"/>
          <w:kern w:val="0"/>
          <w:sz w:val="23"/>
          <w:szCs w:val="23"/>
        </w:rPr>
        <w:t>调试环境中。用户环境不可用。见下图：</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0:009&gt; .exr -1</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ExceptionAddress: 0000000077090530 (ntdll!DbgBreakPoint)</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ExceptionCode: 80000003 (Break instruction exception)</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ExceptionFlags: 00000000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NumberParameters: 1</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Parameter[0]: 0000000000000000</w:t>
      </w:r>
      <w:r w:rsidRPr="00D27FDD">
        <w:rPr>
          <w:rFonts w:ascii="Courier" w:eastAsia="宋体" w:hAnsi="Courier" w:cs="宋体"/>
          <w:b/>
          <w:bCs/>
          <w:color w:val="373737"/>
          <w:kern w:val="0"/>
          <w:sz w:val="20"/>
          <w:szCs w:val="20"/>
        </w:rPr>
        <w:t> </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!analyze:  </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此命令分析当前最近的异常事件（如果在进行</w:t>
      </w:r>
      <w:r w:rsidRPr="00D27FDD">
        <w:rPr>
          <w:rFonts w:ascii="inherit" w:eastAsia="宋体" w:hAnsi="inherit" w:cs="Helvetica"/>
          <w:color w:val="373737"/>
          <w:kern w:val="0"/>
          <w:sz w:val="23"/>
          <w:szCs w:val="23"/>
        </w:rPr>
        <w:t>dump</w:t>
      </w:r>
      <w:r w:rsidRPr="00D27FDD">
        <w:rPr>
          <w:rFonts w:ascii="inherit" w:eastAsia="宋体" w:hAnsi="inherit" w:cs="Helvetica"/>
          <w:color w:val="373737"/>
          <w:kern w:val="0"/>
          <w:sz w:val="23"/>
          <w:szCs w:val="23"/>
        </w:rPr>
        <w:t>分析，则是</w:t>
      </w:r>
      <w:r w:rsidRPr="00D27FDD">
        <w:rPr>
          <w:rFonts w:ascii="inherit" w:eastAsia="宋体" w:hAnsi="inherit" w:cs="Helvetica"/>
          <w:color w:val="373737"/>
          <w:kern w:val="0"/>
          <w:sz w:val="23"/>
          <w:szCs w:val="23"/>
        </w:rPr>
        <w:t>bug check</w:t>
      </w:r>
      <w:r w:rsidRPr="00D27FDD">
        <w:rPr>
          <w:rFonts w:ascii="inherit" w:eastAsia="宋体" w:hAnsi="inherit" w:cs="Helvetica"/>
          <w:color w:val="373737"/>
          <w:kern w:val="0"/>
          <w:sz w:val="23"/>
          <w:szCs w:val="23"/>
        </w:rPr>
        <w:t>），并显示分析结果。这个异常事件，就是上面</w:t>
      </w:r>
      <w:r w:rsidRPr="00D27FDD">
        <w:rPr>
          <w:rFonts w:ascii="inherit" w:eastAsia="宋体" w:hAnsi="inherit" w:cs="Helvetica"/>
          <w:color w:val="373737"/>
          <w:kern w:val="0"/>
          <w:sz w:val="23"/>
          <w:szCs w:val="23"/>
        </w:rPr>
        <w:t>.lastevent</w:t>
      </w:r>
      <w:r w:rsidRPr="00D27FDD">
        <w:rPr>
          <w:rFonts w:ascii="inherit" w:eastAsia="宋体" w:hAnsi="inherit" w:cs="Helvetica"/>
          <w:color w:val="373737"/>
          <w:kern w:val="0"/>
          <w:sz w:val="23"/>
          <w:szCs w:val="23"/>
        </w:rPr>
        <w:t>命令对应的事件。</w:t>
      </w:r>
    </w:p>
    <w:p w:rsidR="00D27FDD" w:rsidRPr="00D27FDD" w:rsidRDefault="00D27FDD" w:rsidP="00D27FDD">
      <w:pPr>
        <w:widowControl/>
        <w:numPr>
          <w:ilvl w:val="0"/>
          <w:numId w:val="8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-v</w:t>
      </w:r>
      <w:r w:rsidRPr="00D27FDD">
        <w:rPr>
          <w:rFonts w:ascii="inherit" w:eastAsia="宋体" w:hAnsi="inherit" w:cs="Helvetica"/>
          <w:color w:val="373737"/>
          <w:kern w:val="0"/>
          <w:sz w:val="23"/>
          <w:szCs w:val="23"/>
        </w:rPr>
        <w:t>：显示异常的详细信息，这个选项在调试错误的时候，最有用。</w:t>
      </w:r>
    </w:p>
    <w:p w:rsidR="00D27FDD" w:rsidRPr="00D27FDD" w:rsidRDefault="00D27FDD" w:rsidP="00D27FDD">
      <w:pPr>
        <w:widowControl/>
        <w:numPr>
          <w:ilvl w:val="0"/>
          <w:numId w:val="8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-f</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f</w:t>
      </w:r>
      <w:r w:rsidRPr="00D27FDD">
        <w:rPr>
          <w:rFonts w:ascii="inherit" w:eastAsia="宋体" w:hAnsi="inherit" w:cs="Helvetica"/>
          <w:color w:val="373737"/>
          <w:kern w:val="0"/>
          <w:sz w:val="23"/>
          <w:szCs w:val="23"/>
        </w:rPr>
        <w:t>是</w:t>
      </w:r>
      <w:r w:rsidRPr="00D27FDD">
        <w:rPr>
          <w:rFonts w:ascii="inherit" w:eastAsia="宋体" w:hAnsi="inherit" w:cs="Helvetica"/>
          <w:color w:val="373737"/>
          <w:kern w:val="0"/>
          <w:sz w:val="23"/>
          <w:szCs w:val="23"/>
        </w:rPr>
        <w:t>force</w:t>
      </w:r>
      <w:r w:rsidRPr="00D27FDD">
        <w:rPr>
          <w:rFonts w:ascii="inherit" w:eastAsia="宋体" w:hAnsi="inherit" w:cs="Helvetica"/>
          <w:color w:val="373737"/>
          <w:kern w:val="0"/>
          <w:sz w:val="23"/>
          <w:szCs w:val="23"/>
        </w:rPr>
        <w:t>的缩写。强制将任何事件都当作异常来分析，即使仅仅是普通的断点事件。将因此多输出一些内容。</w:t>
      </w:r>
    </w:p>
    <w:p w:rsidR="00D27FDD" w:rsidRPr="00D27FDD" w:rsidRDefault="00D27FDD" w:rsidP="00D27FDD">
      <w:pPr>
        <w:widowControl/>
        <w:numPr>
          <w:ilvl w:val="0"/>
          <w:numId w:val="8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-hang</w:t>
      </w:r>
      <w:r w:rsidRPr="00D27FDD">
        <w:rPr>
          <w:rFonts w:ascii="inherit" w:eastAsia="宋体" w:hAnsi="inherit" w:cs="Helvetica"/>
          <w:color w:val="373737"/>
          <w:kern w:val="0"/>
          <w:sz w:val="23"/>
          <w:szCs w:val="23"/>
        </w:rPr>
        <w:t>：这个选项很有用，对于遇到死锁的情况，它会分析原因。在内核环境中，它分析内核锁和</w:t>
      </w:r>
      <w:r w:rsidRPr="00D27FDD">
        <w:rPr>
          <w:rFonts w:ascii="inherit" w:eastAsia="宋体" w:hAnsi="inherit" w:cs="Helvetica"/>
          <w:color w:val="373737"/>
          <w:kern w:val="0"/>
          <w:sz w:val="23"/>
          <w:szCs w:val="23"/>
        </w:rPr>
        <w:t>DPC</w:t>
      </w:r>
      <w:r w:rsidRPr="00D27FDD">
        <w:rPr>
          <w:rFonts w:ascii="inherit" w:eastAsia="宋体" w:hAnsi="inherit" w:cs="Helvetica"/>
          <w:color w:val="373737"/>
          <w:kern w:val="0"/>
          <w:sz w:val="23"/>
          <w:szCs w:val="23"/>
        </w:rPr>
        <w:t>栈；在用户环境中，它分析线程的调用栈。用户环境中，调试器只会对当前线程进行分析，所以一定要将线程环境切换到最可能引起问题的那个线程中去，才有帮助。这个参数非常有用，当真的遇到死锁时，它可以救命（另一个分析死锁的有效命令是</w:t>
      </w:r>
      <w:r w:rsidRPr="00D27FDD">
        <w:rPr>
          <w:rFonts w:ascii="inherit" w:eastAsia="宋体" w:hAnsi="inherit" w:cs="Helvetica"/>
          <w:color w:val="373737"/>
          <w:kern w:val="0"/>
          <w:sz w:val="23"/>
          <w:szCs w:val="23"/>
        </w:rPr>
        <w:t>!locks</w:t>
      </w:r>
      <w:r w:rsidRPr="00D27FDD">
        <w:rPr>
          <w:rFonts w:ascii="inherit" w:eastAsia="宋体" w:hAnsi="inherit" w:cs="Helvetica"/>
          <w:color w:val="373737"/>
          <w:kern w:val="0"/>
          <w:sz w:val="23"/>
          <w:szCs w:val="23"/>
        </w:rPr>
        <w:t>）。</w:t>
      </w:r>
    </w:p>
    <w:p w:rsidR="00D27FDD" w:rsidRPr="00D27FDD" w:rsidRDefault="00D27FDD" w:rsidP="00D27FDD">
      <w:pPr>
        <w:widowControl/>
        <w:numPr>
          <w:ilvl w:val="0"/>
          <w:numId w:val="8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-show </w:t>
      </w:r>
      <w:r w:rsidRPr="00D27FDD">
        <w:rPr>
          <w:rFonts w:ascii="inherit" w:eastAsia="宋体" w:hAnsi="inherit" w:cs="Helvetica"/>
          <w:i/>
          <w:iCs/>
          <w:color w:val="000000"/>
          <w:kern w:val="0"/>
          <w:sz w:val="23"/>
          <w:szCs w:val="23"/>
        </w:rPr>
        <w:t>bug-check-</w:t>
      </w:r>
      <w:r w:rsidRPr="00D27FDD">
        <w:rPr>
          <w:rFonts w:ascii="inherit" w:eastAsia="宋体" w:hAnsi="inherit" w:cs="Helvetica"/>
          <w:i/>
          <w:iCs/>
          <w:color w:val="000000"/>
          <w:kern w:val="0"/>
          <w:sz w:val="23"/>
          <w:szCs w:val="23"/>
        </w:rPr>
        <w:t>代码</w:t>
      </w:r>
      <w:r w:rsidRPr="00D27FDD">
        <w:rPr>
          <w:rFonts w:ascii="inherit" w:eastAsia="宋体" w:hAnsi="inherit" w:cs="Helvetica"/>
          <w:i/>
          <w:iCs/>
          <w:color w:val="000000"/>
          <w:kern w:val="0"/>
          <w:sz w:val="23"/>
          <w:szCs w:val="23"/>
        </w:rPr>
        <w:t xml:space="preserve"> [</w:t>
      </w:r>
      <w:r w:rsidRPr="00D27FDD">
        <w:rPr>
          <w:rFonts w:ascii="inherit" w:eastAsia="宋体" w:hAnsi="inherit" w:cs="Helvetica"/>
          <w:i/>
          <w:iCs/>
          <w:color w:val="000000"/>
          <w:kern w:val="0"/>
          <w:sz w:val="23"/>
          <w:szCs w:val="23"/>
        </w:rPr>
        <w:t>参数</w:t>
      </w:r>
      <w:r w:rsidRPr="00D27FDD">
        <w:rPr>
          <w:rFonts w:ascii="inherit" w:eastAsia="宋体" w:hAnsi="inherit" w:cs="Helvetica"/>
          <w:i/>
          <w:iCs/>
          <w:color w:val="000000"/>
          <w:kern w:val="0"/>
          <w:sz w:val="23"/>
          <w:szCs w:val="23"/>
        </w:rPr>
        <w:t>]</w:t>
      </w:r>
      <w:r w:rsidRPr="00D27FDD">
        <w:rPr>
          <w:rFonts w:ascii="inherit" w:eastAsia="宋体" w:hAnsi="inherit" w:cs="Helvetica"/>
          <w:color w:val="373737"/>
          <w:kern w:val="0"/>
          <w:sz w:val="23"/>
          <w:szCs w:val="23"/>
        </w:rPr>
        <w:t>：在内核环境下，显示指定的</w:t>
      </w:r>
      <w:r w:rsidRPr="00D27FDD">
        <w:rPr>
          <w:rFonts w:ascii="inherit" w:eastAsia="宋体" w:hAnsi="inherit" w:cs="Helvetica"/>
          <w:color w:val="373737"/>
          <w:kern w:val="0"/>
          <w:sz w:val="23"/>
          <w:szCs w:val="23"/>
        </w:rPr>
        <w:t>bug check</w:t>
      </w:r>
      <w:r w:rsidRPr="00D27FDD">
        <w:rPr>
          <w:rFonts w:ascii="inherit" w:eastAsia="宋体" w:hAnsi="inherit" w:cs="Helvetica"/>
          <w:color w:val="373737"/>
          <w:kern w:val="0"/>
          <w:sz w:val="23"/>
          <w:szCs w:val="23"/>
        </w:rPr>
        <w:t>的详细信息。</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lastRenderedPageBreak/>
        <w:t>!error:</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此命令和</w:t>
      </w:r>
      <w:r w:rsidRPr="00D27FDD">
        <w:rPr>
          <w:rFonts w:ascii="inherit" w:eastAsia="宋体" w:hAnsi="inherit" w:cs="Helvetica"/>
          <w:color w:val="373737"/>
          <w:kern w:val="0"/>
          <w:sz w:val="23"/>
          <w:szCs w:val="23"/>
        </w:rPr>
        <w:t>VC</w:t>
      </w:r>
      <w:r w:rsidRPr="00D27FDD">
        <w:rPr>
          <w:rFonts w:ascii="inherit" w:eastAsia="宋体" w:hAnsi="inherit" w:cs="Helvetica"/>
          <w:color w:val="373737"/>
          <w:kern w:val="0"/>
          <w:sz w:val="23"/>
          <w:szCs w:val="23"/>
        </w:rPr>
        <w:t>里面内置的</w:t>
      </w:r>
      <w:r w:rsidRPr="00D27FDD">
        <w:rPr>
          <w:rFonts w:ascii="inherit" w:eastAsia="宋体" w:hAnsi="inherit" w:cs="Helvetica"/>
          <w:color w:val="373737"/>
          <w:kern w:val="0"/>
          <w:sz w:val="23"/>
          <w:szCs w:val="23"/>
        </w:rPr>
        <w:t>errlook</w:t>
      </w:r>
      <w:r w:rsidRPr="00D27FDD">
        <w:rPr>
          <w:rFonts w:ascii="inherit" w:eastAsia="宋体" w:hAnsi="inherit" w:cs="Helvetica"/>
          <w:color w:val="373737"/>
          <w:kern w:val="0"/>
          <w:sz w:val="23"/>
          <w:szCs w:val="23"/>
        </w:rPr>
        <w:t>工具类似（请有兴趣的读者使用作者编写的免费软件</w:t>
      </w:r>
      <w:r w:rsidRPr="00D27FDD">
        <w:rPr>
          <w:rFonts w:ascii="inherit" w:eastAsia="宋体" w:hAnsi="inherit" w:cs="Helvetica"/>
          <w:color w:val="373737"/>
          <w:kern w:val="0"/>
          <w:sz w:val="23"/>
          <w:szCs w:val="23"/>
        </w:rPr>
        <w:t>e-look</w:t>
      </w:r>
      <w:r w:rsidRPr="00D27FDD">
        <w:rPr>
          <w:rFonts w:ascii="inherit" w:eastAsia="宋体" w:hAnsi="inherit" w:cs="Helvetica"/>
          <w:color w:val="373737"/>
          <w:kern w:val="0"/>
          <w:sz w:val="23"/>
          <w:szCs w:val="23"/>
        </w:rPr>
        <w:t>，它比</w:t>
      </w:r>
      <w:r w:rsidRPr="00D27FDD">
        <w:rPr>
          <w:rFonts w:ascii="inherit" w:eastAsia="宋体" w:hAnsi="inherit" w:cs="Helvetica"/>
          <w:color w:val="373737"/>
          <w:kern w:val="0"/>
          <w:sz w:val="23"/>
          <w:szCs w:val="23"/>
        </w:rPr>
        <w:t>errlook</w:t>
      </w:r>
      <w:r w:rsidRPr="00D27FDD">
        <w:rPr>
          <w:rFonts w:ascii="inherit" w:eastAsia="宋体" w:hAnsi="inherit" w:cs="Helvetica"/>
          <w:color w:val="373737"/>
          <w:kern w:val="0"/>
          <w:sz w:val="23"/>
          <w:szCs w:val="23"/>
        </w:rPr>
        <w:t>功能更好且易于使用）。用来根据错误码，查看对应的可读错误信息。微软系统中常用的全局错误码有两套，一套是</w:t>
      </w:r>
      <w:r w:rsidRPr="00D27FDD">
        <w:rPr>
          <w:rFonts w:ascii="inherit" w:eastAsia="宋体" w:hAnsi="inherit" w:cs="Helvetica"/>
          <w:color w:val="373737"/>
          <w:kern w:val="0"/>
          <w:sz w:val="23"/>
          <w:szCs w:val="23"/>
        </w:rPr>
        <w:t>Win32</w:t>
      </w:r>
      <w:r w:rsidRPr="00D27FDD">
        <w:rPr>
          <w:rFonts w:ascii="inherit" w:eastAsia="宋体" w:hAnsi="inherit" w:cs="Helvetica"/>
          <w:color w:val="373737"/>
          <w:kern w:val="0"/>
          <w:sz w:val="23"/>
          <w:szCs w:val="23"/>
        </w:rPr>
        <w:t>错误码，通过函数</w:t>
      </w:r>
      <w:r w:rsidRPr="00D27FDD">
        <w:rPr>
          <w:rFonts w:ascii="inherit" w:eastAsia="宋体" w:hAnsi="inherit" w:cs="Helvetica"/>
          <w:color w:val="373737"/>
          <w:kern w:val="0"/>
          <w:sz w:val="23"/>
          <w:szCs w:val="23"/>
        </w:rPr>
        <w:t>GetLastError()</w:t>
      </w:r>
      <w:r w:rsidRPr="00D27FDD">
        <w:rPr>
          <w:rFonts w:ascii="inherit" w:eastAsia="宋体" w:hAnsi="inherit" w:cs="Helvetica"/>
          <w:color w:val="373737"/>
          <w:kern w:val="0"/>
          <w:sz w:val="23"/>
          <w:szCs w:val="23"/>
        </w:rPr>
        <w:t>获得的值；另一套是</w:t>
      </w:r>
      <w:r w:rsidRPr="00D27FDD">
        <w:rPr>
          <w:rFonts w:ascii="inherit" w:eastAsia="宋体" w:hAnsi="inherit" w:cs="Helvetica"/>
          <w:color w:val="373737"/>
          <w:kern w:val="0"/>
          <w:sz w:val="23"/>
          <w:szCs w:val="23"/>
        </w:rPr>
        <w:t>NTSTATUS</w:t>
      </w:r>
      <w:r w:rsidRPr="00D27FDD">
        <w:rPr>
          <w:rFonts w:ascii="inherit" w:eastAsia="宋体" w:hAnsi="inherit" w:cs="Helvetica"/>
          <w:color w:val="373737"/>
          <w:kern w:val="0"/>
          <w:sz w:val="23"/>
          <w:szCs w:val="23"/>
        </w:rPr>
        <w:t>值。</w:t>
      </w:r>
      <w:r w:rsidRPr="00D27FDD">
        <w:rPr>
          <w:rFonts w:ascii="inherit" w:eastAsia="宋体" w:hAnsi="inherit" w:cs="Helvetica"/>
          <w:color w:val="373737"/>
          <w:kern w:val="0"/>
          <w:sz w:val="23"/>
          <w:szCs w:val="23"/>
        </w:rPr>
        <w:t>!error</w:t>
      </w:r>
      <w:r w:rsidRPr="00D27FDD">
        <w:rPr>
          <w:rFonts w:ascii="inherit" w:eastAsia="宋体" w:hAnsi="inherit" w:cs="Helvetica"/>
          <w:color w:val="373737"/>
          <w:kern w:val="0"/>
          <w:sz w:val="23"/>
          <w:szCs w:val="23"/>
        </w:rPr>
        <w:t>命令对这二者都能支持。区别的方法，若错误码后面无参数</w:t>
      </w:r>
      <w:r w:rsidRPr="00D27FDD">
        <w:rPr>
          <w:rFonts w:ascii="inherit" w:eastAsia="宋体" w:hAnsi="inherit" w:cs="Helvetica"/>
          <w:color w:val="373737"/>
          <w:kern w:val="0"/>
          <w:sz w:val="23"/>
          <w:szCs w:val="23"/>
        </w:rPr>
        <w:t>1</w:t>
      </w:r>
      <w:r w:rsidRPr="00D27FDD">
        <w:rPr>
          <w:rFonts w:ascii="inherit" w:eastAsia="宋体" w:hAnsi="inherit" w:cs="Helvetica"/>
          <w:color w:val="373737"/>
          <w:kern w:val="0"/>
          <w:sz w:val="23"/>
          <w:szCs w:val="23"/>
        </w:rPr>
        <w:t>，则为</w:t>
      </w:r>
      <w:r w:rsidRPr="00D27FDD">
        <w:rPr>
          <w:rFonts w:ascii="inherit" w:eastAsia="宋体" w:hAnsi="inherit" w:cs="Helvetica"/>
          <w:color w:val="373737"/>
          <w:kern w:val="0"/>
          <w:sz w:val="23"/>
          <w:szCs w:val="23"/>
        </w:rPr>
        <w:t>win32</w:t>
      </w:r>
      <w:r w:rsidRPr="00D27FDD">
        <w:rPr>
          <w:rFonts w:ascii="inherit" w:eastAsia="宋体" w:hAnsi="inherit" w:cs="Helvetica"/>
          <w:color w:val="373737"/>
          <w:kern w:val="0"/>
          <w:sz w:val="23"/>
          <w:szCs w:val="23"/>
        </w:rPr>
        <w:t>错误码；否则就是</w:t>
      </w:r>
      <w:r w:rsidRPr="00D27FDD">
        <w:rPr>
          <w:rFonts w:ascii="inherit" w:eastAsia="宋体" w:hAnsi="inherit" w:cs="Helvetica"/>
          <w:color w:val="373737"/>
          <w:kern w:val="0"/>
          <w:sz w:val="23"/>
          <w:szCs w:val="23"/>
        </w:rPr>
        <w:t>NTSTATUS</w:t>
      </w:r>
      <w:r w:rsidRPr="00D27FDD">
        <w:rPr>
          <w:rFonts w:ascii="inherit" w:eastAsia="宋体" w:hAnsi="inherit" w:cs="Helvetica"/>
          <w:color w:val="373737"/>
          <w:kern w:val="0"/>
          <w:sz w:val="23"/>
          <w:szCs w:val="23"/>
        </w:rPr>
        <w:t>错误码。</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            </w:t>
      </w:r>
      <w:r w:rsidRPr="00D27FDD">
        <w:rPr>
          <w:rFonts w:ascii="inherit" w:eastAsia="宋体" w:hAnsi="inherit" w:cs="Helvetica"/>
          <w:color w:val="373737"/>
          <w:kern w:val="0"/>
          <w:sz w:val="23"/>
          <w:szCs w:val="23"/>
        </w:rPr>
        <w:t>比如，获取错误码为</w:t>
      </w:r>
      <w:r w:rsidRPr="00D27FDD">
        <w:rPr>
          <w:rFonts w:ascii="inherit" w:eastAsia="宋体" w:hAnsi="inherit" w:cs="Helvetica"/>
          <w:color w:val="373737"/>
          <w:kern w:val="0"/>
          <w:sz w:val="23"/>
          <w:szCs w:val="23"/>
        </w:rPr>
        <w:t>2</w:t>
      </w:r>
      <w:r w:rsidRPr="00D27FDD">
        <w:rPr>
          <w:rFonts w:ascii="inherit" w:eastAsia="宋体" w:hAnsi="inherit" w:cs="Helvetica"/>
          <w:color w:val="373737"/>
          <w:kern w:val="0"/>
          <w:sz w:val="23"/>
          <w:szCs w:val="23"/>
        </w:rPr>
        <w:t>的</w:t>
      </w:r>
      <w:r w:rsidRPr="00D27FDD">
        <w:rPr>
          <w:rFonts w:ascii="inherit" w:eastAsia="宋体" w:hAnsi="inherit" w:cs="Helvetica"/>
          <w:color w:val="373737"/>
          <w:kern w:val="0"/>
          <w:sz w:val="23"/>
          <w:szCs w:val="23"/>
        </w:rPr>
        <w:t>Win32</w:t>
      </w:r>
      <w:r w:rsidRPr="00D27FDD">
        <w:rPr>
          <w:rFonts w:ascii="inherit" w:eastAsia="宋体" w:hAnsi="inherit" w:cs="Helvetica"/>
          <w:color w:val="373737"/>
          <w:kern w:val="0"/>
          <w:sz w:val="23"/>
          <w:szCs w:val="23"/>
        </w:rPr>
        <w:t>错误信息，可用：</w:t>
      </w:r>
      <w:r w:rsidRPr="00D27FDD">
        <w:rPr>
          <w:rFonts w:ascii="inherit" w:eastAsia="宋体" w:hAnsi="inherit" w:cs="Helvetica"/>
          <w:color w:val="373737"/>
          <w:kern w:val="0"/>
          <w:sz w:val="23"/>
          <w:szCs w:val="23"/>
        </w:rPr>
        <w:t>!error 2</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            </w:t>
      </w:r>
      <w:r w:rsidRPr="00D27FDD">
        <w:rPr>
          <w:rFonts w:ascii="inherit" w:eastAsia="宋体" w:hAnsi="inherit" w:cs="Helvetica"/>
          <w:color w:val="373737"/>
          <w:kern w:val="0"/>
          <w:sz w:val="23"/>
          <w:szCs w:val="23"/>
        </w:rPr>
        <w:t>获取错误码为</w:t>
      </w:r>
      <w:r w:rsidRPr="00D27FDD">
        <w:rPr>
          <w:rFonts w:ascii="inherit" w:eastAsia="宋体" w:hAnsi="inherit" w:cs="Helvetica"/>
          <w:color w:val="373737"/>
          <w:kern w:val="0"/>
          <w:sz w:val="23"/>
          <w:szCs w:val="23"/>
        </w:rPr>
        <w:t>2</w:t>
      </w:r>
      <w:r w:rsidRPr="00D27FDD">
        <w:rPr>
          <w:rFonts w:ascii="inherit" w:eastAsia="宋体" w:hAnsi="inherit" w:cs="Helvetica"/>
          <w:color w:val="373737"/>
          <w:kern w:val="0"/>
          <w:sz w:val="23"/>
          <w:szCs w:val="23"/>
        </w:rPr>
        <w:t>的</w:t>
      </w:r>
      <w:r w:rsidRPr="00D27FDD">
        <w:rPr>
          <w:rFonts w:ascii="inherit" w:eastAsia="宋体" w:hAnsi="inherit" w:cs="Helvetica"/>
          <w:color w:val="373737"/>
          <w:kern w:val="0"/>
          <w:sz w:val="23"/>
          <w:szCs w:val="23"/>
        </w:rPr>
        <w:t>NTSTATUS</w:t>
      </w:r>
      <w:r w:rsidRPr="00D27FDD">
        <w:rPr>
          <w:rFonts w:ascii="inherit" w:eastAsia="宋体" w:hAnsi="inherit" w:cs="Helvetica"/>
          <w:color w:val="373737"/>
          <w:kern w:val="0"/>
          <w:sz w:val="23"/>
          <w:szCs w:val="23"/>
        </w:rPr>
        <w:t>错误信息，可用：</w:t>
      </w:r>
      <w:r w:rsidRPr="00D27FDD">
        <w:rPr>
          <w:rFonts w:ascii="inherit" w:eastAsia="宋体" w:hAnsi="inherit" w:cs="Helvetica"/>
          <w:color w:val="373737"/>
          <w:kern w:val="0"/>
          <w:sz w:val="23"/>
          <w:szCs w:val="23"/>
        </w:rPr>
        <w:t>!error 2 1</w:t>
      </w:r>
      <w:r w:rsidRPr="00D27FDD">
        <w:rPr>
          <w:rFonts w:ascii="inherit" w:eastAsia="宋体" w:hAnsi="inherit" w:cs="Helvetica"/>
          <w:b/>
          <w:bCs/>
          <w:color w:val="373737"/>
          <w:kern w:val="0"/>
          <w:sz w:val="23"/>
          <w:szCs w:val="23"/>
        </w:rPr>
        <w:t> </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!gle:</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此命令是</w:t>
      </w:r>
      <w:r w:rsidRPr="00D27FDD">
        <w:rPr>
          <w:rFonts w:ascii="inherit" w:eastAsia="宋体" w:hAnsi="inherit" w:cs="Helvetica"/>
          <w:color w:val="373737"/>
          <w:kern w:val="0"/>
          <w:sz w:val="23"/>
          <w:szCs w:val="23"/>
        </w:rPr>
        <w:t>Get Last Error</w:t>
      </w:r>
      <w:r w:rsidRPr="00D27FDD">
        <w:rPr>
          <w:rFonts w:ascii="inherit" w:eastAsia="宋体" w:hAnsi="inherit" w:cs="Helvetica"/>
          <w:color w:val="373737"/>
          <w:kern w:val="0"/>
          <w:sz w:val="23"/>
          <w:szCs w:val="23"/>
        </w:rPr>
        <w:t>的缩写。它调用</w:t>
      </w:r>
      <w:r w:rsidRPr="00D27FDD">
        <w:rPr>
          <w:rFonts w:ascii="inherit" w:eastAsia="宋体" w:hAnsi="inherit" w:cs="Helvetica"/>
          <w:color w:val="373737"/>
          <w:kern w:val="0"/>
          <w:sz w:val="23"/>
          <w:szCs w:val="23"/>
        </w:rPr>
        <w:t>Win32</w:t>
      </w:r>
      <w:r w:rsidRPr="00D27FDD">
        <w:rPr>
          <w:rFonts w:ascii="inherit" w:eastAsia="宋体" w:hAnsi="inherit" w:cs="Helvetica"/>
          <w:color w:val="373737"/>
          <w:kern w:val="0"/>
          <w:sz w:val="23"/>
          <w:szCs w:val="23"/>
        </w:rPr>
        <w:t>接口函数</w:t>
      </w:r>
      <w:r w:rsidRPr="00D27FDD">
        <w:rPr>
          <w:rFonts w:ascii="inherit" w:eastAsia="宋体" w:hAnsi="inherit" w:cs="Helvetica"/>
          <w:color w:val="373737"/>
          <w:kern w:val="0"/>
          <w:sz w:val="23"/>
          <w:szCs w:val="23"/>
        </w:rPr>
        <w:t>GetLastError()</w:t>
      </w:r>
      <w:r w:rsidRPr="00D27FDD">
        <w:rPr>
          <w:rFonts w:ascii="inherit" w:eastAsia="宋体" w:hAnsi="inherit" w:cs="Helvetica"/>
          <w:color w:val="373737"/>
          <w:kern w:val="0"/>
          <w:sz w:val="23"/>
          <w:szCs w:val="23"/>
        </w:rPr>
        <w:t>取得线程的错误值，并打印分析结果。如果带有</w:t>
      </w:r>
      <w:r w:rsidRPr="00D27FDD">
        <w:rPr>
          <w:rFonts w:ascii="inherit" w:eastAsia="宋体" w:hAnsi="inherit" w:cs="Helvetica"/>
          <w:color w:val="373737"/>
          <w:kern w:val="0"/>
          <w:sz w:val="23"/>
          <w:szCs w:val="23"/>
        </w:rPr>
        <w:t>-all</w:t>
      </w:r>
      <w:r w:rsidRPr="00D27FDD">
        <w:rPr>
          <w:rFonts w:ascii="inherit" w:eastAsia="宋体" w:hAnsi="inherit" w:cs="Helvetica"/>
          <w:color w:val="373737"/>
          <w:kern w:val="0"/>
          <w:sz w:val="23"/>
          <w:szCs w:val="23"/>
        </w:rPr>
        <w:t>选项，则针对当前进程的所有线程（内核环境下为所有用户线程）执行</w:t>
      </w:r>
      <w:r w:rsidRPr="00D27FDD">
        <w:rPr>
          <w:rFonts w:ascii="inherit" w:eastAsia="宋体" w:hAnsi="inherit" w:cs="Helvetica"/>
          <w:color w:val="373737"/>
          <w:kern w:val="0"/>
          <w:sz w:val="23"/>
          <w:szCs w:val="23"/>
        </w:rPr>
        <w:t>GetLastError()</w:t>
      </w:r>
      <w:r w:rsidRPr="00D27FDD">
        <w:rPr>
          <w:rFonts w:ascii="inherit" w:eastAsia="宋体" w:hAnsi="inherit" w:cs="Helvetica"/>
          <w:color w:val="373737"/>
          <w:kern w:val="0"/>
          <w:sz w:val="23"/>
          <w:szCs w:val="23"/>
        </w:rPr>
        <w:t>操作；否则仅针对当前线程。</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gh/gn</w:t>
      </w:r>
      <w:r w:rsidRPr="00D27FDD">
        <w:rPr>
          <w:rFonts w:ascii="inherit" w:eastAsia="宋体" w:hAnsi="inherit" w:cs="Helvetica"/>
          <w:b/>
          <w:bCs/>
          <w:color w:val="373737"/>
          <w:kern w:val="0"/>
          <w:sz w:val="23"/>
          <w:szCs w:val="23"/>
        </w:rPr>
        <w:t>：</w:t>
      </w:r>
      <w:r w:rsidRPr="00D27FDD">
        <w:rPr>
          <w:rFonts w:ascii="inherit" w:eastAsia="宋体" w:hAnsi="inherit" w:cs="Helvetica"/>
          <w:color w:val="373737"/>
          <w:kern w:val="0"/>
          <w:sz w:val="23"/>
          <w:szCs w:val="23"/>
        </w:rPr>
        <w:t>这两个命令是</w:t>
      </w:r>
      <w:r w:rsidRPr="00D27FDD">
        <w:rPr>
          <w:rFonts w:ascii="inherit" w:eastAsia="宋体" w:hAnsi="inherit" w:cs="Helvetica"/>
          <w:color w:val="373737"/>
          <w:kern w:val="0"/>
          <w:sz w:val="23"/>
          <w:szCs w:val="23"/>
        </w:rPr>
        <w:t>g</w:t>
      </w:r>
      <w:r w:rsidRPr="00D27FDD">
        <w:rPr>
          <w:rFonts w:ascii="inherit" w:eastAsia="宋体" w:hAnsi="inherit" w:cs="Helvetica"/>
          <w:color w:val="373737"/>
          <w:kern w:val="0"/>
          <w:sz w:val="23"/>
          <w:szCs w:val="23"/>
        </w:rPr>
        <w:t>命令的扩展。</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gh</w:t>
      </w:r>
      <w:r w:rsidRPr="00D27FDD">
        <w:rPr>
          <w:rFonts w:ascii="inherit" w:eastAsia="宋体" w:hAnsi="inherit" w:cs="Helvetica"/>
          <w:color w:val="373737"/>
          <w:kern w:val="0"/>
          <w:sz w:val="23"/>
          <w:szCs w:val="23"/>
        </w:rPr>
        <w:t>是</w:t>
      </w:r>
      <w:r w:rsidRPr="00D27FDD">
        <w:rPr>
          <w:rFonts w:ascii="inherit" w:eastAsia="宋体" w:hAnsi="inherit" w:cs="Helvetica"/>
          <w:color w:val="373737"/>
          <w:kern w:val="0"/>
          <w:sz w:val="23"/>
          <w:szCs w:val="23"/>
        </w:rPr>
        <w:t>go with Exception handled</w:t>
      </w:r>
      <w:r w:rsidRPr="00D27FDD">
        <w:rPr>
          <w:rFonts w:ascii="inherit" w:eastAsia="宋体" w:hAnsi="inherit" w:cs="Helvetica"/>
          <w:color w:val="373737"/>
          <w:kern w:val="0"/>
          <w:sz w:val="23"/>
          <w:szCs w:val="23"/>
        </w:rPr>
        <w:t>的缩写，意思是：把异常标识为已处理而并继续执行程序；注意这里面的措辞，仅仅把异常</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标识为</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已处理，而并非真的被处理了。</w:t>
      </w:r>
      <w:r w:rsidRPr="00D27FDD">
        <w:rPr>
          <w:rFonts w:ascii="inherit" w:eastAsia="宋体" w:hAnsi="inherit" w:cs="Helvetica"/>
          <w:color w:val="373737"/>
          <w:kern w:val="0"/>
          <w:sz w:val="23"/>
          <w:szCs w:val="23"/>
        </w:rPr>
        <w:t>gh</w:t>
      </w:r>
      <w:r w:rsidRPr="00D27FDD">
        <w:rPr>
          <w:rFonts w:ascii="inherit" w:eastAsia="宋体" w:hAnsi="inherit" w:cs="Helvetica"/>
          <w:color w:val="373737"/>
          <w:kern w:val="0"/>
          <w:sz w:val="23"/>
          <w:szCs w:val="23"/>
        </w:rPr>
        <w:t>的作用在于，当遇到某个可以忽略的非致命异常时，将它先放过一边，而继续执行程序。</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w:t>
      </w:r>
      <w:r w:rsidRPr="00D27FDD">
        <w:rPr>
          <w:rFonts w:ascii="inherit" w:eastAsia="宋体" w:hAnsi="inherit" w:cs="Helvetica"/>
          <w:color w:val="373737"/>
          <w:kern w:val="0"/>
          <w:sz w:val="23"/>
          <w:szCs w:val="23"/>
        </w:rPr>
        <w:t>而</w:t>
      </w:r>
      <w:r w:rsidRPr="00D27FDD">
        <w:rPr>
          <w:rFonts w:ascii="inherit" w:eastAsia="宋体" w:hAnsi="inherit" w:cs="Helvetica"/>
          <w:color w:val="373737"/>
          <w:kern w:val="0"/>
          <w:sz w:val="23"/>
          <w:szCs w:val="23"/>
        </w:rPr>
        <w:t>gn</w:t>
      </w:r>
      <w:r w:rsidRPr="00D27FDD">
        <w:rPr>
          <w:rFonts w:ascii="inherit" w:eastAsia="宋体" w:hAnsi="inherit" w:cs="Helvetica"/>
          <w:color w:val="373737"/>
          <w:kern w:val="0"/>
          <w:sz w:val="23"/>
          <w:szCs w:val="23"/>
        </w:rPr>
        <w:t>是</w:t>
      </w:r>
      <w:r w:rsidRPr="00D27FDD">
        <w:rPr>
          <w:rFonts w:ascii="inherit" w:eastAsia="宋体" w:hAnsi="inherit" w:cs="Helvetica"/>
          <w:color w:val="373737"/>
          <w:kern w:val="0"/>
          <w:sz w:val="23"/>
          <w:szCs w:val="23"/>
        </w:rPr>
        <w:t>go with Exception not handled</w:t>
      </w:r>
      <w:r w:rsidRPr="00D27FDD">
        <w:rPr>
          <w:rFonts w:ascii="inherit" w:eastAsia="宋体" w:hAnsi="inherit" w:cs="Helvetica"/>
          <w:color w:val="373737"/>
          <w:kern w:val="0"/>
          <w:sz w:val="23"/>
          <w:szCs w:val="23"/>
        </w:rPr>
        <w:t>的缩写，意思是，对异常不进行任何处理，而继续执行程序。这时候，程序自己的异常处理模块将有机会处理异常。</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3.4 </w:t>
      </w:r>
      <w:r w:rsidRPr="00D27FDD">
        <w:rPr>
          <w:rFonts w:ascii="Helvetica" w:eastAsia="宋体" w:hAnsi="Helvetica" w:cs="Helvetica"/>
          <w:b/>
          <w:bCs/>
          <w:color w:val="000000"/>
          <w:kern w:val="0"/>
          <w:sz w:val="23"/>
          <w:szCs w:val="23"/>
        </w:rPr>
        <w:t>局部变量</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有两个命令可以打印当前的局部变量列表：</w:t>
      </w:r>
      <w:r w:rsidRPr="00D27FDD">
        <w:rPr>
          <w:rFonts w:ascii="Helvetica" w:eastAsia="宋体" w:hAnsi="Helvetica" w:cs="Helvetica"/>
          <w:color w:val="373737"/>
          <w:kern w:val="0"/>
          <w:sz w:val="23"/>
          <w:szCs w:val="23"/>
        </w:rPr>
        <w:t xml:space="preserve">x </w:t>
      </w:r>
      <w:r w:rsidRPr="00D27FDD">
        <w:rPr>
          <w:rFonts w:ascii="Helvetica" w:eastAsia="宋体" w:hAnsi="Helvetica" w:cs="Helvetica"/>
          <w:color w:val="373737"/>
          <w:kern w:val="0"/>
          <w:sz w:val="23"/>
          <w:szCs w:val="23"/>
        </w:rPr>
        <w:t>和</w:t>
      </w:r>
      <w:r w:rsidRPr="00D27FDD">
        <w:rPr>
          <w:rFonts w:ascii="Helvetica" w:eastAsia="宋体" w:hAnsi="Helvetica" w:cs="Helvetica"/>
          <w:color w:val="373737"/>
          <w:kern w:val="0"/>
          <w:sz w:val="23"/>
          <w:szCs w:val="23"/>
        </w:rPr>
        <w:t>dv</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x</w:t>
      </w:r>
      <w:r w:rsidRPr="00D27FDD">
        <w:rPr>
          <w:rFonts w:ascii="Helvetica" w:eastAsia="宋体" w:hAnsi="Helvetica" w:cs="Helvetica"/>
          <w:color w:val="373737"/>
          <w:kern w:val="0"/>
          <w:sz w:val="23"/>
          <w:szCs w:val="23"/>
        </w:rPr>
        <w:t>命令前文已经讲过。</w:t>
      </w:r>
      <w:r w:rsidRPr="00D27FDD">
        <w:rPr>
          <w:rFonts w:ascii="Helvetica" w:eastAsia="宋体" w:hAnsi="Helvetica" w:cs="Helvetica"/>
          <w:color w:val="373737"/>
          <w:kern w:val="0"/>
          <w:sz w:val="23"/>
          <w:szCs w:val="23"/>
        </w:rPr>
        <w:t>dv</w:t>
      </w:r>
      <w:r w:rsidRPr="00D27FDD">
        <w:rPr>
          <w:rFonts w:ascii="Helvetica" w:eastAsia="宋体" w:hAnsi="Helvetica" w:cs="Helvetica"/>
          <w:color w:val="373737"/>
          <w:kern w:val="0"/>
          <w:sz w:val="23"/>
          <w:szCs w:val="23"/>
        </w:rPr>
        <w:t>是</w:t>
      </w:r>
      <w:r w:rsidRPr="00D27FDD">
        <w:rPr>
          <w:rFonts w:ascii="Helvetica" w:eastAsia="宋体" w:hAnsi="Helvetica" w:cs="Helvetica"/>
          <w:color w:val="373737"/>
          <w:kern w:val="0"/>
          <w:sz w:val="23"/>
          <w:szCs w:val="23"/>
        </w:rPr>
        <w:t>Display local Variable</w:t>
      </w:r>
      <w:r w:rsidRPr="00D27FDD">
        <w:rPr>
          <w:rFonts w:ascii="Helvetica" w:eastAsia="宋体" w:hAnsi="Helvetica" w:cs="Helvetica"/>
          <w:color w:val="373737"/>
          <w:kern w:val="0"/>
          <w:sz w:val="23"/>
          <w:szCs w:val="23"/>
        </w:rPr>
        <w:t>的缩写。下面是对一段简单的</w:t>
      </w:r>
      <w:r w:rsidRPr="00D27FDD">
        <w:rPr>
          <w:rFonts w:ascii="Helvetica" w:eastAsia="宋体" w:hAnsi="Helvetica" w:cs="Helvetica"/>
          <w:color w:val="373737"/>
          <w:kern w:val="0"/>
          <w:sz w:val="23"/>
          <w:szCs w:val="23"/>
        </w:rPr>
        <w:t>Win32</w:t>
      </w:r>
      <w:r w:rsidRPr="00D27FDD">
        <w:rPr>
          <w:rFonts w:ascii="Helvetica" w:eastAsia="宋体" w:hAnsi="Helvetica" w:cs="Helvetica"/>
          <w:color w:val="373737"/>
          <w:kern w:val="0"/>
          <w:sz w:val="23"/>
          <w:szCs w:val="23"/>
        </w:rPr>
        <w:t>控制台代码获取其局部变量的情况：</w:t>
      </w:r>
    </w:p>
    <w:p w:rsidR="00D27FDD" w:rsidRPr="00D27FDD" w:rsidRDefault="00D27FDD" w:rsidP="00D27FDD">
      <w:pPr>
        <w:widowControl/>
        <w:shd w:val="clear" w:color="auto" w:fill="FFFFFF"/>
        <w:jc w:val="left"/>
        <w:textAlignment w:val="baseline"/>
        <w:rPr>
          <w:rFonts w:ascii="Helvetica" w:eastAsia="宋体" w:hAnsi="Helvetica" w:cs="Helvetica"/>
          <w:color w:val="373737"/>
          <w:kern w:val="0"/>
          <w:sz w:val="23"/>
          <w:szCs w:val="23"/>
        </w:rPr>
      </w:pPr>
      <w:r w:rsidRPr="00D27FDD">
        <w:rPr>
          <w:rFonts w:ascii="inherit" w:eastAsia="宋体" w:hAnsi="inherit" w:cs="Helvetica" w:hint="eastAsia"/>
          <w:noProof/>
          <w:color w:val="1982D1"/>
          <w:kern w:val="0"/>
          <w:sz w:val="23"/>
          <w:szCs w:val="23"/>
          <w:bdr w:val="none" w:sz="0" w:space="0" w:color="auto" w:frame="1"/>
        </w:rPr>
        <w:drawing>
          <wp:inline distT="0" distB="0" distL="0" distR="0">
            <wp:extent cx="2857500" cy="514350"/>
            <wp:effectExtent l="0" t="0" r="0" b="0"/>
            <wp:docPr id="2" name="图片 2" descr="local-variable">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cal-variable">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57500" cy="514350"/>
                    </a:xfrm>
                    <a:prstGeom prst="rect">
                      <a:avLst/>
                    </a:prstGeom>
                    <a:noFill/>
                    <a:ln>
                      <a:noFill/>
                    </a:ln>
                  </pic:spPr>
                </pic:pic>
              </a:graphicData>
            </a:graphic>
          </wp:inline>
        </w:drawing>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 xml:space="preserve">            </w:t>
      </w:r>
      <w:r w:rsidRPr="00D27FDD">
        <w:rPr>
          <w:rFonts w:ascii="Helvetica" w:eastAsia="宋体" w:hAnsi="Helvetica" w:cs="Helvetica"/>
          <w:color w:val="373737"/>
          <w:kern w:val="0"/>
          <w:sz w:val="23"/>
          <w:szCs w:val="23"/>
        </w:rPr>
        <w:t>上图无法体现</w:t>
      </w:r>
      <w:r w:rsidRPr="00D27FDD">
        <w:rPr>
          <w:rFonts w:ascii="Helvetica" w:eastAsia="宋体" w:hAnsi="Helvetica" w:cs="Helvetica"/>
          <w:color w:val="373737"/>
          <w:kern w:val="0"/>
          <w:sz w:val="23"/>
          <w:szCs w:val="23"/>
        </w:rPr>
        <w:t>dv</w:t>
      </w:r>
      <w:r w:rsidRPr="00D27FDD">
        <w:rPr>
          <w:rFonts w:ascii="Helvetica" w:eastAsia="宋体" w:hAnsi="Helvetica" w:cs="Helvetica"/>
          <w:color w:val="373737"/>
          <w:kern w:val="0"/>
          <w:sz w:val="23"/>
          <w:szCs w:val="23"/>
        </w:rPr>
        <w:t>比</w:t>
      </w:r>
      <w:r w:rsidRPr="00D27FDD">
        <w:rPr>
          <w:rFonts w:ascii="Helvetica" w:eastAsia="宋体" w:hAnsi="Helvetica" w:cs="Helvetica"/>
          <w:color w:val="373737"/>
          <w:kern w:val="0"/>
          <w:sz w:val="23"/>
          <w:szCs w:val="23"/>
        </w:rPr>
        <w:t>x</w:t>
      </w:r>
      <w:r w:rsidRPr="00D27FDD">
        <w:rPr>
          <w:rFonts w:ascii="Helvetica" w:eastAsia="宋体" w:hAnsi="Helvetica" w:cs="Helvetica"/>
          <w:color w:val="373737"/>
          <w:kern w:val="0"/>
          <w:sz w:val="23"/>
          <w:szCs w:val="23"/>
        </w:rPr>
        <w:t>命令在显示局部变量上的高明之处。</w:t>
      </w:r>
      <w:r w:rsidRPr="00D27FDD">
        <w:rPr>
          <w:rFonts w:ascii="Helvetica" w:eastAsia="宋体" w:hAnsi="Helvetica" w:cs="Helvetica"/>
          <w:color w:val="373737"/>
          <w:kern w:val="0"/>
          <w:sz w:val="23"/>
          <w:szCs w:val="23"/>
        </w:rPr>
        <w:t>dv</w:t>
      </w:r>
      <w:r w:rsidRPr="00D27FDD">
        <w:rPr>
          <w:rFonts w:ascii="Helvetica" w:eastAsia="宋体" w:hAnsi="Helvetica" w:cs="Helvetica"/>
          <w:color w:val="373737"/>
          <w:kern w:val="0"/>
          <w:sz w:val="23"/>
          <w:szCs w:val="23"/>
        </w:rPr>
        <w:t>命令有几个开关选项，介绍如下：</w:t>
      </w:r>
    </w:p>
    <w:p w:rsidR="00D27FDD" w:rsidRPr="00D27FDD" w:rsidRDefault="00D27FDD" w:rsidP="00D27FDD">
      <w:pPr>
        <w:widowControl/>
        <w:numPr>
          <w:ilvl w:val="0"/>
          <w:numId w:val="86"/>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/v</w:t>
      </w:r>
      <w:r w:rsidRPr="00D27FDD">
        <w:rPr>
          <w:rFonts w:ascii="inherit" w:eastAsia="宋体" w:hAnsi="inherit" w:cs="Helvetica"/>
          <w:color w:val="373737"/>
          <w:kern w:val="0"/>
          <w:sz w:val="23"/>
          <w:szCs w:val="23"/>
        </w:rPr>
        <w:t>：显示虚拟地址（</w:t>
      </w:r>
      <w:r w:rsidRPr="00D27FDD">
        <w:rPr>
          <w:rFonts w:ascii="inherit" w:eastAsia="宋体" w:hAnsi="inherit" w:cs="Helvetica"/>
          <w:color w:val="373737"/>
          <w:kern w:val="0"/>
          <w:sz w:val="23"/>
          <w:szCs w:val="23"/>
        </w:rPr>
        <w:t>virtual</w:t>
      </w:r>
      <w:r w:rsidRPr="00D27FDD">
        <w:rPr>
          <w:rFonts w:ascii="inherit" w:eastAsia="宋体" w:hAnsi="inherit" w:cs="Helvetica"/>
          <w:color w:val="373737"/>
          <w:kern w:val="0"/>
          <w:sz w:val="23"/>
          <w:szCs w:val="23"/>
        </w:rPr>
        <w:t>）；</w:t>
      </w:r>
    </w:p>
    <w:p w:rsidR="00D27FDD" w:rsidRPr="00D27FDD" w:rsidRDefault="00D27FDD" w:rsidP="00D27FDD">
      <w:pPr>
        <w:widowControl/>
        <w:numPr>
          <w:ilvl w:val="0"/>
          <w:numId w:val="86"/>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lastRenderedPageBreak/>
        <w:t>            /i</w:t>
      </w:r>
      <w:r w:rsidRPr="00D27FDD">
        <w:rPr>
          <w:rFonts w:ascii="inherit" w:eastAsia="宋体" w:hAnsi="inherit" w:cs="Helvetica"/>
          <w:color w:val="373737"/>
          <w:kern w:val="0"/>
          <w:sz w:val="23"/>
          <w:szCs w:val="23"/>
        </w:rPr>
        <w:t>：显示变量详细信息（</w:t>
      </w:r>
      <w:r w:rsidRPr="00D27FDD">
        <w:rPr>
          <w:rFonts w:ascii="inherit" w:eastAsia="宋体" w:hAnsi="inherit" w:cs="Helvetica"/>
          <w:color w:val="373737"/>
          <w:kern w:val="0"/>
          <w:sz w:val="23"/>
          <w:szCs w:val="23"/>
        </w:rPr>
        <w:t>information</w:t>
      </w:r>
      <w:r w:rsidRPr="00D27FDD">
        <w:rPr>
          <w:rFonts w:ascii="inherit" w:eastAsia="宋体" w:hAnsi="inherit" w:cs="Helvetica"/>
          <w:color w:val="373737"/>
          <w:kern w:val="0"/>
          <w:sz w:val="23"/>
          <w:szCs w:val="23"/>
        </w:rPr>
        <w:t>），包括局部变量、全局变量、形参、函数变量等。</w:t>
      </w:r>
    </w:p>
    <w:p w:rsidR="00D27FDD" w:rsidRPr="00D27FDD" w:rsidRDefault="00D27FDD" w:rsidP="00D27FDD">
      <w:pPr>
        <w:widowControl/>
        <w:numPr>
          <w:ilvl w:val="0"/>
          <w:numId w:val="86"/>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/t</w:t>
      </w:r>
      <w:r w:rsidRPr="00D27FDD">
        <w:rPr>
          <w:rFonts w:ascii="inherit" w:eastAsia="宋体" w:hAnsi="inherit" w:cs="Helvetica"/>
          <w:color w:val="373737"/>
          <w:kern w:val="0"/>
          <w:sz w:val="23"/>
          <w:szCs w:val="23"/>
        </w:rPr>
        <w:t>：显示变量类型（</w:t>
      </w:r>
      <w:r w:rsidRPr="00D27FDD">
        <w:rPr>
          <w:rFonts w:ascii="inherit" w:eastAsia="宋体" w:hAnsi="inherit" w:cs="Helvetica"/>
          <w:color w:val="373737"/>
          <w:kern w:val="0"/>
          <w:sz w:val="23"/>
          <w:szCs w:val="23"/>
        </w:rPr>
        <w:t>type</w:t>
      </w:r>
      <w:r w:rsidRPr="00D27FDD">
        <w:rPr>
          <w:rFonts w:ascii="inherit" w:eastAsia="宋体" w:hAnsi="inherit" w:cs="Helvetica"/>
          <w:color w:val="373737"/>
          <w:kern w:val="0"/>
          <w:sz w:val="23"/>
          <w:szCs w:val="23"/>
        </w:rPr>
        <w:t>），如</w:t>
      </w:r>
      <w:r w:rsidRPr="00D27FDD">
        <w:rPr>
          <w:rFonts w:ascii="inherit" w:eastAsia="宋体" w:hAnsi="inherit" w:cs="Helvetica"/>
          <w:color w:val="373737"/>
          <w:kern w:val="0"/>
          <w:sz w:val="23"/>
          <w:szCs w:val="23"/>
        </w:rPr>
        <w:t>int</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char</w:t>
      </w:r>
      <w:r w:rsidRPr="00D27FDD">
        <w:rPr>
          <w:rFonts w:ascii="inherit" w:eastAsia="宋体" w:hAnsi="inherit" w:cs="Helvetica"/>
          <w:color w:val="373737"/>
          <w:kern w:val="0"/>
          <w:sz w:val="23"/>
          <w:szCs w:val="23"/>
        </w:rPr>
        <w:t>等等。</w:t>
      </w:r>
    </w:p>
    <w:p w:rsidR="00D27FDD" w:rsidRPr="00D27FDD" w:rsidRDefault="00D27FDD" w:rsidP="00D27FDD">
      <w:pPr>
        <w:widowControl/>
        <w:numPr>
          <w:ilvl w:val="0"/>
          <w:numId w:val="86"/>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/f</w:t>
      </w:r>
      <w:r w:rsidRPr="00D27FDD">
        <w:rPr>
          <w:rFonts w:ascii="inherit" w:eastAsia="宋体" w:hAnsi="inherit" w:cs="Helvetica"/>
          <w:color w:val="373737"/>
          <w:kern w:val="0"/>
          <w:sz w:val="23"/>
          <w:szCs w:val="23"/>
        </w:rPr>
        <w:t>：可指定进行分析的函数，需指定函数名。</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         </w:t>
      </w:r>
      <w:r w:rsidRPr="00D27FDD">
        <w:rPr>
          <w:rFonts w:ascii="Helvetica" w:eastAsia="宋体" w:hAnsi="Helvetica" w:cs="Helvetica"/>
          <w:color w:val="373737"/>
          <w:kern w:val="0"/>
          <w:sz w:val="23"/>
          <w:szCs w:val="23"/>
        </w:rPr>
        <w:t>命令中选项</w:t>
      </w:r>
      <w:r w:rsidRPr="00D27FDD">
        <w:rPr>
          <w:rFonts w:ascii="Helvetica" w:eastAsia="宋体" w:hAnsi="Helvetica" w:cs="Helvetica"/>
          <w:color w:val="373737"/>
          <w:kern w:val="0"/>
          <w:sz w:val="23"/>
          <w:szCs w:val="23"/>
        </w:rPr>
        <w:t>/f wmain</w:t>
      </w:r>
      <w:r w:rsidRPr="00D27FDD">
        <w:rPr>
          <w:rFonts w:ascii="Helvetica" w:eastAsia="宋体" w:hAnsi="Helvetica" w:cs="Helvetica"/>
          <w:color w:val="373737"/>
          <w:kern w:val="0"/>
          <w:sz w:val="23"/>
          <w:szCs w:val="23"/>
        </w:rPr>
        <w:t>是指针对</w:t>
      </w:r>
      <w:r w:rsidRPr="00D27FDD">
        <w:rPr>
          <w:rFonts w:ascii="Helvetica" w:eastAsia="宋体" w:hAnsi="Helvetica" w:cs="Helvetica"/>
          <w:color w:val="373737"/>
          <w:kern w:val="0"/>
          <w:sz w:val="23"/>
          <w:szCs w:val="23"/>
        </w:rPr>
        <w:t>wmain</w:t>
      </w:r>
      <w:r w:rsidRPr="00D27FDD">
        <w:rPr>
          <w:rFonts w:ascii="Helvetica" w:eastAsia="宋体" w:hAnsi="Helvetica" w:cs="Helvetica"/>
          <w:color w:val="373737"/>
          <w:kern w:val="0"/>
          <w:sz w:val="23"/>
          <w:szCs w:val="23"/>
        </w:rPr>
        <w:t>函数（即</w:t>
      </w:r>
      <w:r w:rsidRPr="00D27FDD">
        <w:rPr>
          <w:rFonts w:ascii="Helvetica" w:eastAsia="宋体" w:hAnsi="Helvetica" w:cs="Helvetica"/>
          <w:color w:val="373737"/>
          <w:kern w:val="0"/>
          <w:sz w:val="23"/>
          <w:szCs w:val="23"/>
        </w:rPr>
        <w:t>_tmain</w:t>
      </w:r>
      <w:r w:rsidRPr="00D27FDD">
        <w:rPr>
          <w:rFonts w:ascii="Helvetica" w:eastAsia="宋体" w:hAnsi="Helvetica" w:cs="Helvetica"/>
          <w:color w:val="373737"/>
          <w:kern w:val="0"/>
          <w:sz w:val="23"/>
          <w:szCs w:val="23"/>
        </w:rPr>
        <w:t>）分析其局部变量。看第一个变量</w:t>
      </w:r>
      <w:r w:rsidRPr="00D27FDD">
        <w:rPr>
          <w:rFonts w:ascii="Helvetica" w:eastAsia="宋体" w:hAnsi="Helvetica" w:cs="Helvetica"/>
          <w:color w:val="373737"/>
          <w:kern w:val="0"/>
          <w:sz w:val="23"/>
          <w:szCs w:val="23"/>
        </w:rPr>
        <w:t>argc</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“prv param”</w:t>
      </w:r>
      <w:r w:rsidRPr="00D27FDD">
        <w:rPr>
          <w:rFonts w:ascii="Helvetica" w:eastAsia="宋体" w:hAnsi="Helvetica" w:cs="Helvetica"/>
          <w:color w:val="373737"/>
          <w:kern w:val="0"/>
          <w:sz w:val="23"/>
          <w:szCs w:val="23"/>
        </w:rPr>
        <w:t>对应</w:t>
      </w:r>
      <w:r w:rsidRPr="00D27FDD">
        <w:rPr>
          <w:rFonts w:ascii="Helvetica" w:eastAsia="宋体" w:hAnsi="Helvetica" w:cs="Helvetica"/>
          <w:color w:val="373737"/>
          <w:kern w:val="0"/>
          <w:sz w:val="23"/>
          <w:szCs w:val="23"/>
        </w:rPr>
        <w:t>/i</w:t>
      </w:r>
      <w:r w:rsidRPr="00D27FDD">
        <w:rPr>
          <w:rFonts w:ascii="Helvetica" w:eastAsia="宋体" w:hAnsi="Helvetica" w:cs="Helvetica"/>
          <w:color w:val="373737"/>
          <w:kern w:val="0"/>
          <w:sz w:val="23"/>
          <w:szCs w:val="23"/>
        </w:rPr>
        <w:t>开关选项；</w:t>
      </w:r>
      <w:r w:rsidRPr="00D27FDD">
        <w:rPr>
          <w:rFonts w:ascii="Helvetica" w:eastAsia="宋体" w:hAnsi="Helvetica" w:cs="Helvetica"/>
          <w:color w:val="373737"/>
          <w:kern w:val="0"/>
          <w:sz w:val="23"/>
          <w:szCs w:val="23"/>
        </w:rPr>
        <w:t>“@ebp+0×08”</w:t>
      </w:r>
      <w:r w:rsidRPr="00D27FDD">
        <w:rPr>
          <w:rFonts w:ascii="Helvetica" w:eastAsia="宋体" w:hAnsi="Helvetica" w:cs="Helvetica"/>
          <w:color w:val="373737"/>
          <w:kern w:val="0"/>
          <w:sz w:val="23"/>
          <w:szCs w:val="23"/>
        </w:rPr>
        <w:t>对应</w:t>
      </w:r>
      <w:r w:rsidRPr="00D27FDD">
        <w:rPr>
          <w:rFonts w:ascii="Helvetica" w:eastAsia="宋体" w:hAnsi="Helvetica" w:cs="Helvetica"/>
          <w:color w:val="373737"/>
          <w:kern w:val="0"/>
          <w:sz w:val="23"/>
          <w:szCs w:val="23"/>
        </w:rPr>
        <w:t>/v</w:t>
      </w:r>
      <w:r w:rsidRPr="00D27FDD">
        <w:rPr>
          <w:rFonts w:ascii="Helvetica" w:eastAsia="宋体" w:hAnsi="Helvetica" w:cs="Helvetica"/>
          <w:color w:val="373737"/>
          <w:kern w:val="0"/>
          <w:sz w:val="23"/>
          <w:szCs w:val="23"/>
        </w:rPr>
        <w:t>开关选项；</w:t>
      </w:r>
      <w:r w:rsidRPr="00D27FDD">
        <w:rPr>
          <w:rFonts w:ascii="Helvetica" w:eastAsia="宋体" w:hAnsi="Helvetica" w:cs="Helvetica"/>
          <w:color w:val="373737"/>
          <w:kern w:val="0"/>
          <w:sz w:val="23"/>
          <w:szCs w:val="23"/>
        </w:rPr>
        <w:t>“int”</w:t>
      </w:r>
      <w:r w:rsidRPr="00D27FDD">
        <w:rPr>
          <w:rFonts w:ascii="Helvetica" w:eastAsia="宋体" w:hAnsi="Helvetica" w:cs="Helvetica"/>
          <w:color w:val="373737"/>
          <w:kern w:val="0"/>
          <w:sz w:val="23"/>
          <w:szCs w:val="23"/>
        </w:rPr>
        <w:t>对应</w:t>
      </w:r>
      <w:r w:rsidRPr="00D27FDD">
        <w:rPr>
          <w:rFonts w:ascii="Helvetica" w:eastAsia="宋体" w:hAnsi="Helvetica" w:cs="Helvetica"/>
          <w:color w:val="373737"/>
          <w:kern w:val="0"/>
          <w:sz w:val="23"/>
          <w:szCs w:val="23"/>
        </w:rPr>
        <w:t>/t</w:t>
      </w:r>
      <w:r w:rsidRPr="00D27FDD">
        <w:rPr>
          <w:rFonts w:ascii="Helvetica" w:eastAsia="宋体" w:hAnsi="Helvetica" w:cs="Helvetica"/>
          <w:color w:val="373737"/>
          <w:kern w:val="0"/>
          <w:sz w:val="23"/>
          <w:szCs w:val="23"/>
        </w:rPr>
        <w:t>开关选项。</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3.5 </w:t>
      </w:r>
      <w:r w:rsidRPr="00D27FDD">
        <w:rPr>
          <w:rFonts w:ascii="Helvetica" w:eastAsia="宋体" w:hAnsi="Helvetica" w:cs="Helvetica"/>
          <w:b/>
          <w:bCs/>
          <w:color w:val="000000"/>
          <w:kern w:val="0"/>
          <w:sz w:val="23"/>
          <w:szCs w:val="23"/>
        </w:rPr>
        <w:t>显示类型</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            </w:t>
      </w:r>
      <w:r w:rsidRPr="00D27FDD">
        <w:rPr>
          <w:rFonts w:ascii="inherit" w:eastAsia="宋体" w:hAnsi="inherit" w:cs="Helvetica"/>
          <w:color w:val="373737"/>
          <w:kern w:val="0"/>
          <w:sz w:val="23"/>
          <w:szCs w:val="23"/>
        </w:rPr>
        <w:t>利用</w:t>
      </w:r>
      <w:r w:rsidRPr="00D27FDD">
        <w:rPr>
          <w:rFonts w:ascii="inherit" w:eastAsia="宋体" w:hAnsi="inherit" w:cs="Helvetica"/>
          <w:color w:val="373737"/>
          <w:kern w:val="0"/>
          <w:sz w:val="23"/>
          <w:szCs w:val="23"/>
        </w:rPr>
        <w:t>dt</w:t>
      </w:r>
      <w:r w:rsidRPr="00D27FDD">
        <w:rPr>
          <w:rFonts w:ascii="inherit" w:eastAsia="宋体" w:hAnsi="inherit" w:cs="Helvetica"/>
          <w:color w:val="373737"/>
          <w:kern w:val="0"/>
          <w:sz w:val="23"/>
          <w:szCs w:val="23"/>
        </w:rPr>
        <w:t>命令可以查看结构体的类型定义。命令</w:t>
      </w:r>
      <w:r w:rsidRPr="00D27FDD">
        <w:rPr>
          <w:rFonts w:ascii="inherit" w:eastAsia="宋体" w:hAnsi="inherit" w:cs="Helvetica"/>
          <w:color w:val="373737"/>
          <w:kern w:val="0"/>
          <w:sz w:val="23"/>
          <w:szCs w:val="23"/>
        </w:rPr>
        <w:t>dt</w:t>
      </w:r>
      <w:r w:rsidRPr="00D27FDD">
        <w:rPr>
          <w:rFonts w:ascii="inherit" w:eastAsia="宋体" w:hAnsi="inherit" w:cs="Helvetica"/>
          <w:color w:val="373737"/>
          <w:kern w:val="0"/>
          <w:sz w:val="23"/>
          <w:szCs w:val="23"/>
        </w:rPr>
        <w:t>是</w:t>
      </w:r>
      <w:r w:rsidRPr="00D27FDD">
        <w:rPr>
          <w:rFonts w:ascii="inherit" w:eastAsia="宋体" w:hAnsi="inherit" w:cs="Helvetica"/>
          <w:color w:val="373737"/>
          <w:kern w:val="0"/>
          <w:sz w:val="23"/>
          <w:szCs w:val="23"/>
        </w:rPr>
        <w:t>Display Type</w:t>
      </w:r>
      <w:r w:rsidRPr="00D27FDD">
        <w:rPr>
          <w:rFonts w:ascii="inherit" w:eastAsia="宋体" w:hAnsi="inherit" w:cs="Helvetica"/>
          <w:color w:val="373737"/>
          <w:kern w:val="0"/>
          <w:sz w:val="23"/>
          <w:szCs w:val="23"/>
        </w:rPr>
        <w:t>的缩写。当我们要查看一些内核结构体的定义时，</w:t>
      </w:r>
      <w:r w:rsidRPr="00D27FDD">
        <w:rPr>
          <w:rFonts w:ascii="inherit" w:eastAsia="宋体" w:hAnsi="inherit" w:cs="Helvetica"/>
          <w:color w:val="373737"/>
          <w:kern w:val="0"/>
          <w:sz w:val="23"/>
          <w:szCs w:val="23"/>
        </w:rPr>
        <w:t>dt</w:t>
      </w:r>
      <w:r w:rsidRPr="00D27FDD">
        <w:rPr>
          <w:rFonts w:ascii="inherit" w:eastAsia="宋体" w:hAnsi="inherit" w:cs="Helvetica"/>
          <w:color w:val="373737"/>
          <w:kern w:val="0"/>
          <w:sz w:val="23"/>
          <w:szCs w:val="23"/>
        </w:rPr>
        <w:t>命令是最直接有效的手段。</w:t>
      </w:r>
    </w:p>
    <w:p w:rsidR="00D27FDD" w:rsidRPr="00D27FDD" w:rsidRDefault="00D27FDD" w:rsidP="00D27FDD">
      <w:pPr>
        <w:widowControl/>
        <w:shd w:val="clear" w:color="auto" w:fill="FFFFFF"/>
        <w:spacing w:after="195"/>
        <w:jc w:val="left"/>
        <w:textAlignment w:val="baseline"/>
        <w:outlineLvl w:val="0"/>
        <w:rPr>
          <w:rFonts w:ascii="Helvetica" w:eastAsia="宋体" w:hAnsi="Helvetica" w:cs="Helvetica"/>
          <w:b/>
          <w:bCs/>
          <w:color w:val="000000"/>
          <w:kern w:val="36"/>
          <w:sz w:val="23"/>
          <w:szCs w:val="23"/>
        </w:rPr>
      </w:pPr>
      <w:r w:rsidRPr="00D27FDD">
        <w:rPr>
          <w:rFonts w:ascii="Helvetica" w:eastAsia="宋体" w:hAnsi="Helvetica" w:cs="Helvetica"/>
          <w:b/>
          <w:bCs/>
          <w:color w:val="000000"/>
          <w:kern w:val="36"/>
          <w:sz w:val="23"/>
          <w:szCs w:val="23"/>
        </w:rPr>
        <w:t xml:space="preserve">4. </w:t>
      </w:r>
      <w:r w:rsidRPr="00D27FDD">
        <w:rPr>
          <w:rFonts w:ascii="Helvetica" w:eastAsia="宋体" w:hAnsi="Helvetica" w:cs="Helvetica"/>
          <w:b/>
          <w:bCs/>
          <w:color w:val="000000"/>
          <w:kern w:val="36"/>
          <w:sz w:val="23"/>
          <w:szCs w:val="23"/>
        </w:rPr>
        <w:t>断点</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4.1 </w:t>
      </w:r>
      <w:r w:rsidRPr="00D27FDD">
        <w:rPr>
          <w:rFonts w:ascii="Helvetica" w:eastAsia="宋体" w:hAnsi="Helvetica" w:cs="Helvetica"/>
          <w:b/>
          <w:bCs/>
          <w:color w:val="000000"/>
          <w:kern w:val="0"/>
          <w:sz w:val="23"/>
          <w:szCs w:val="23"/>
        </w:rPr>
        <w:t>软件断点</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软件断点的本质是</w:t>
      </w:r>
      <w:r w:rsidRPr="00D27FDD">
        <w:rPr>
          <w:rFonts w:ascii="Helvetica" w:eastAsia="宋体" w:hAnsi="Helvetica" w:cs="Helvetica"/>
          <w:b/>
          <w:bCs/>
          <w:color w:val="373737"/>
          <w:kern w:val="0"/>
          <w:sz w:val="23"/>
          <w:szCs w:val="23"/>
        </w:rPr>
        <w:t>代码改写</w:t>
      </w:r>
      <w:r w:rsidRPr="00D27FDD">
        <w:rPr>
          <w:rFonts w:ascii="Helvetica" w:eastAsia="宋体" w:hAnsi="Helvetica" w:cs="Helvetica"/>
          <w:color w:val="373737"/>
          <w:kern w:val="0"/>
          <w:sz w:val="23"/>
          <w:szCs w:val="23"/>
        </w:rPr>
        <w:t>，即：将</w:t>
      </w:r>
      <w:r w:rsidRPr="00D27FDD">
        <w:rPr>
          <w:rFonts w:ascii="Helvetica" w:eastAsia="宋体" w:hAnsi="Helvetica" w:cs="Helvetica"/>
          <w:color w:val="373737"/>
          <w:kern w:val="0"/>
          <w:sz w:val="23"/>
          <w:szCs w:val="23"/>
        </w:rPr>
        <w:t>INT 3</w:t>
      </w:r>
      <w:r w:rsidRPr="00D27FDD">
        <w:rPr>
          <w:rFonts w:ascii="Helvetica" w:eastAsia="宋体" w:hAnsi="Helvetica" w:cs="Helvetica"/>
          <w:color w:val="373737"/>
          <w:kern w:val="0"/>
          <w:sz w:val="23"/>
          <w:szCs w:val="23"/>
        </w:rPr>
        <w:t>（代码为</w:t>
      </w:r>
      <w:r w:rsidRPr="00D27FDD">
        <w:rPr>
          <w:rFonts w:ascii="Helvetica" w:eastAsia="宋体" w:hAnsi="Helvetica" w:cs="Helvetica"/>
          <w:color w:val="373737"/>
          <w:kern w:val="0"/>
          <w:sz w:val="23"/>
          <w:szCs w:val="23"/>
        </w:rPr>
        <w:t>0xCC</w:t>
      </w:r>
      <w:r w:rsidRPr="00D27FDD">
        <w:rPr>
          <w:rFonts w:ascii="Helvetica" w:eastAsia="宋体" w:hAnsi="Helvetica" w:cs="Helvetica"/>
          <w:color w:val="373737"/>
          <w:kern w:val="0"/>
          <w:sz w:val="23"/>
          <w:szCs w:val="23"/>
        </w:rPr>
        <w:t>）指令替换到断点所在指令处（第一个字节），并保存被替换掉的代码（即一个字节内容）。等执行到断点处时，调试器将因断点而中断，并将被替换的一字节内容恢复到原内存中。其原理和代码补丁是一样的。</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源码或汇编模式下，最简单的断点设置方式，是定位到正确的代码处，并按下</w:t>
      </w:r>
      <w:r w:rsidRPr="00D27FDD">
        <w:rPr>
          <w:rFonts w:ascii="Helvetica" w:eastAsia="宋体" w:hAnsi="Helvetica" w:cs="Helvetica"/>
          <w:color w:val="373737"/>
          <w:kern w:val="0"/>
          <w:sz w:val="23"/>
          <w:szCs w:val="23"/>
        </w:rPr>
        <w:t>F9</w:t>
      </w:r>
      <w:r w:rsidRPr="00D27FDD">
        <w:rPr>
          <w:rFonts w:ascii="Helvetica" w:eastAsia="宋体" w:hAnsi="Helvetica" w:cs="Helvetica"/>
          <w:color w:val="373737"/>
          <w:kern w:val="0"/>
          <w:sz w:val="23"/>
          <w:szCs w:val="23"/>
        </w:rPr>
        <w:t>键。此外还有三种设置软件断点的指令，分别讲解如下：</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bp</w:t>
      </w:r>
      <w:r w:rsidRPr="00D27FDD">
        <w:rPr>
          <w:rFonts w:ascii="inherit" w:eastAsia="宋体" w:hAnsi="inherit" w:cs="Helvetica"/>
          <w:b/>
          <w:bCs/>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命令</w:t>
      </w:r>
      <w:r w:rsidRPr="00D27FDD">
        <w:rPr>
          <w:rFonts w:ascii="Helvetica" w:eastAsia="宋体" w:hAnsi="Helvetica" w:cs="Helvetica"/>
          <w:color w:val="373737"/>
          <w:kern w:val="0"/>
          <w:sz w:val="23"/>
          <w:szCs w:val="23"/>
        </w:rPr>
        <w:t>bp</w:t>
      </w:r>
      <w:r w:rsidRPr="00D27FDD">
        <w:rPr>
          <w:rFonts w:ascii="Helvetica" w:eastAsia="宋体" w:hAnsi="Helvetica" w:cs="Helvetica"/>
          <w:color w:val="373737"/>
          <w:kern w:val="0"/>
          <w:sz w:val="23"/>
          <w:szCs w:val="23"/>
        </w:rPr>
        <w:t>是</w:t>
      </w:r>
      <w:r w:rsidRPr="00D27FDD">
        <w:rPr>
          <w:rFonts w:ascii="Helvetica" w:eastAsia="宋体" w:hAnsi="Helvetica" w:cs="Helvetica"/>
          <w:color w:val="373737"/>
          <w:kern w:val="0"/>
          <w:sz w:val="23"/>
          <w:szCs w:val="23"/>
        </w:rPr>
        <w:t>BreakPoint</w:t>
      </w:r>
      <w:r w:rsidRPr="00D27FDD">
        <w:rPr>
          <w:rFonts w:ascii="Helvetica" w:eastAsia="宋体" w:hAnsi="Helvetica" w:cs="Helvetica"/>
          <w:color w:val="373737"/>
          <w:kern w:val="0"/>
          <w:sz w:val="23"/>
          <w:szCs w:val="23"/>
        </w:rPr>
        <w:t>的缩写。其指令格式如下：</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bp[ID] [Options] [Address [Passes]] ["CommandString"]</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参数</w:t>
      </w:r>
      <w:r w:rsidRPr="00D27FDD">
        <w:rPr>
          <w:rFonts w:ascii="Helvetica" w:eastAsia="宋体" w:hAnsi="Helvetica" w:cs="Helvetica"/>
          <w:color w:val="373737"/>
          <w:kern w:val="0"/>
          <w:sz w:val="23"/>
          <w:szCs w:val="23"/>
        </w:rPr>
        <w:t>Address</w:t>
      </w:r>
      <w:r w:rsidRPr="00D27FDD">
        <w:rPr>
          <w:rFonts w:ascii="Helvetica" w:eastAsia="宋体" w:hAnsi="Helvetica" w:cs="Helvetica"/>
          <w:color w:val="373737"/>
          <w:kern w:val="0"/>
          <w:sz w:val="23"/>
          <w:szCs w:val="23"/>
        </w:rPr>
        <w:t>表示需设置断点的地址，缺省情况下使用当前指令指针（</w:t>
      </w:r>
      <w:r w:rsidRPr="00D27FDD">
        <w:rPr>
          <w:rFonts w:ascii="Helvetica" w:eastAsia="宋体" w:hAnsi="Helvetica" w:cs="Helvetica"/>
          <w:color w:val="373737"/>
          <w:kern w:val="0"/>
          <w:sz w:val="23"/>
          <w:szCs w:val="23"/>
        </w:rPr>
        <w:t>EIP</w:t>
      </w:r>
      <w:r w:rsidRPr="00D27FDD">
        <w:rPr>
          <w:rFonts w:ascii="Helvetica" w:eastAsia="宋体" w:hAnsi="Helvetica" w:cs="Helvetica"/>
          <w:color w:val="373737"/>
          <w:kern w:val="0"/>
          <w:sz w:val="23"/>
          <w:szCs w:val="23"/>
        </w:rPr>
        <w:t>）的地址。</w:t>
      </w:r>
      <w:r w:rsidRPr="00D27FDD">
        <w:rPr>
          <w:rFonts w:ascii="Helvetica" w:eastAsia="宋体" w:hAnsi="Helvetica" w:cs="Helvetica"/>
          <w:color w:val="373737"/>
          <w:kern w:val="0"/>
          <w:sz w:val="23"/>
          <w:szCs w:val="23"/>
        </w:rPr>
        <w:t>ID</w:t>
      </w:r>
      <w:r w:rsidRPr="00D27FDD">
        <w:rPr>
          <w:rFonts w:ascii="Helvetica" w:eastAsia="宋体" w:hAnsi="Helvetica" w:cs="Helvetica"/>
          <w:color w:val="373737"/>
          <w:kern w:val="0"/>
          <w:sz w:val="23"/>
          <w:szCs w:val="23"/>
        </w:rPr>
        <w:t>是断点号，一般不手动设置，由调试器内部编号。</w:t>
      </w:r>
      <w:r w:rsidRPr="00D27FDD">
        <w:rPr>
          <w:rFonts w:ascii="Helvetica" w:eastAsia="宋体" w:hAnsi="Helvetica" w:cs="Helvetica"/>
          <w:color w:val="373737"/>
          <w:kern w:val="0"/>
          <w:sz w:val="23"/>
          <w:szCs w:val="23"/>
        </w:rPr>
        <w:t>Passes</w:t>
      </w:r>
      <w:r w:rsidRPr="00D27FDD">
        <w:rPr>
          <w:rFonts w:ascii="Helvetica" w:eastAsia="宋体" w:hAnsi="Helvetica" w:cs="Helvetica"/>
          <w:color w:val="373737"/>
          <w:kern w:val="0"/>
          <w:sz w:val="23"/>
          <w:szCs w:val="23"/>
        </w:rPr>
        <w:t>是一个整数值，即第几次经过断点所在代码时，调试器才需要中断执行，默认为</w:t>
      </w:r>
      <w:r w:rsidRPr="00D27FDD">
        <w:rPr>
          <w:rFonts w:ascii="Helvetica" w:eastAsia="宋体" w:hAnsi="Helvetica" w:cs="Helvetica"/>
          <w:color w:val="373737"/>
          <w:kern w:val="0"/>
          <w:sz w:val="23"/>
          <w:szCs w:val="23"/>
        </w:rPr>
        <w:t>1</w:t>
      </w:r>
      <w:r w:rsidRPr="00D27FDD">
        <w:rPr>
          <w:rFonts w:ascii="Helvetica" w:eastAsia="宋体" w:hAnsi="Helvetica" w:cs="Helvetica"/>
          <w:color w:val="373737"/>
          <w:kern w:val="0"/>
          <w:sz w:val="23"/>
          <w:szCs w:val="23"/>
        </w:rPr>
        <w:t>，即每次都中断。</w:t>
      </w:r>
      <w:r w:rsidRPr="00D27FDD">
        <w:rPr>
          <w:rFonts w:ascii="Helvetica" w:eastAsia="宋体" w:hAnsi="Helvetica" w:cs="Helvetica"/>
          <w:color w:val="373737"/>
          <w:kern w:val="0"/>
          <w:sz w:val="23"/>
          <w:szCs w:val="23"/>
        </w:rPr>
        <w:t>CommandString</w:t>
      </w:r>
      <w:r w:rsidRPr="00D27FDD">
        <w:rPr>
          <w:rFonts w:ascii="Helvetica" w:eastAsia="宋体" w:hAnsi="Helvetica" w:cs="Helvetica"/>
          <w:color w:val="373737"/>
          <w:kern w:val="0"/>
          <w:sz w:val="23"/>
          <w:szCs w:val="23"/>
        </w:rPr>
        <w:t>用来设置一组命令，当断点发生的时候，就执行这一组命令，比如可以把它设置为</w:t>
      </w:r>
      <w:r w:rsidRPr="00D27FDD">
        <w:rPr>
          <w:rFonts w:ascii="Helvetica" w:eastAsia="宋体" w:hAnsi="Helvetica" w:cs="Helvetica"/>
          <w:color w:val="373737"/>
          <w:kern w:val="0"/>
          <w:sz w:val="23"/>
          <w:szCs w:val="23"/>
        </w:rPr>
        <w:t>“k”</w:t>
      </w:r>
      <w:r w:rsidRPr="00D27FDD">
        <w:rPr>
          <w:rFonts w:ascii="Helvetica" w:eastAsia="宋体" w:hAnsi="Helvetica" w:cs="Helvetica"/>
          <w:color w:val="373737"/>
          <w:kern w:val="0"/>
          <w:sz w:val="23"/>
          <w:szCs w:val="23"/>
        </w:rPr>
        <w:t>，这样断点处就会输出当前的调用栈。</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Options</w:t>
      </w:r>
      <w:r w:rsidRPr="00D27FDD">
        <w:rPr>
          <w:rFonts w:ascii="Helvetica" w:eastAsia="宋体" w:hAnsi="Helvetica" w:cs="Helvetica"/>
          <w:color w:val="373737"/>
          <w:kern w:val="0"/>
          <w:sz w:val="23"/>
          <w:szCs w:val="23"/>
        </w:rPr>
        <w:t>是一组可选开关项，有下面几种：</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/1</w:t>
      </w:r>
      <w:r w:rsidRPr="00D27FDD">
        <w:rPr>
          <w:rFonts w:ascii="Helvetica" w:eastAsia="宋体" w:hAnsi="Helvetica" w:cs="Helvetica"/>
          <w:color w:val="373737"/>
          <w:kern w:val="0"/>
          <w:sz w:val="23"/>
          <w:szCs w:val="23"/>
        </w:rPr>
        <w:t>：即阿拉伯数字</w:t>
      </w:r>
      <w:r w:rsidRPr="00D27FDD">
        <w:rPr>
          <w:rFonts w:ascii="Helvetica" w:eastAsia="宋体" w:hAnsi="Helvetica" w:cs="Helvetica"/>
          <w:color w:val="373737"/>
          <w:kern w:val="0"/>
          <w:sz w:val="23"/>
          <w:szCs w:val="23"/>
        </w:rPr>
        <w:t>1</w:t>
      </w:r>
      <w:r w:rsidRPr="00D27FDD">
        <w:rPr>
          <w:rFonts w:ascii="Helvetica" w:eastAsia="宋体" w:hAnsi="Helvetica" w:cs="Helvetica"/>
          <w:color w:val="373737"/>
          <w:kern w:val="0"/>
          <w:sz w:val="23"/>
          <w:szCs w:val="23"/>
        </w:rPr>
        <w:t>。这个选项表明这个被设置的断点只会在第一次有效，此后断点信息即被删除。</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lastRenderedPageBreak/>
        <w:t>/p</w:t>
      </w:r>
      <w:r w:rsidRPr="00D27FDD">
        <w:rPr>
          <w:rFonts w:ascii="Helvetica" w:eastAsia="宋体" w:hAnsi="Helvetica" w:cs="Helvetica"/>
          <w:color w:val="373737"/>
          <w:kern w:val="0"/>
          <w:sz w:val="23"/>
          <w:szCs w:val="23"/>
        </w:rPr>
        <w:t>：这个开关项后跟一个</w:t>
      </w:r>
      <w:r w:rsidRPr="00D27FDD">
        <w:rPr>
          <w:rFonts w:ascii="Helvetica" w:eastAsia="宋体" w:hAnsi="Helvetica" w:cs="Helvetica"/>
          <w:color w:val="373737"/>
          <w:kern w:val="0"/>
          <w:sz w:val="23"/>
          <w:szCs w:val="23"/>
        </w:rPr>
        <w:t>EPCOESS</w:t>
      </w:r>
      <w:r w:rsidRPr="00D27FDD">
        <w:rPr>
          <w:rFonts w:ascii="Helvetica" w:eastAsia="宋体" w:hAnsi="Helvetica" w:cs="Helvetica"/>
          <w:color w:val="373737"/>
          <w:kern w:val="0"/>
          <w:sz w:val="23"/>
          <w:szCs w:val="23"/>
        </w:rPr>
        <w:t>结构体指针，只能用在内核调试环境下。内核调试环境下，如果要把断点设置到用户程序地址（即用户空间地址），需要使用这个开关，因为用户地址是进程相关的。</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/t</w:t>
      </w:r>
      <w:r w:rsidRPr="00D27FDD">
        <w:rPr>
          <w:rFonts w:ascii="Helvetica" w:eastAsia="宋体" w:hAnsi="Helvetica" w:cs="Helvetica"/>
          <w:color w:val="373737"/>
          <w:kern w:val="0"/>
          <w:sz w:val="23"/>
          <w:szCs w:val="23"/>
        </w:rPr>
        <w:t>：这个开关项后跟一个</w:t>
      </w:r>
      <w:r w:rsidRPr="00D27FDD">
        <w:rPr>
          <w:rFonts w:ascii="Helvetica" w:eastAsia="宋体" w:hAnsi="Helvetica" w:cs="Helvetica"/>
          <w:color w:val="373737"/>
          <w:kern w:val="0"/>
          <w:sz w:val="23"/>
          <w:szCs w:val="23"/>
        </w:rPr>
        <w:t>ETHREAD</w:t>
      </w:r>
      <w:r w:rsidRPr="00D27FDD">
        <w:rPr>
          <w:rFonts w:ascii="Helvetica" w:eastAsia="宋体" w:hAnsi="Helvetica" w:cs="Helvetica"/>
          <w:color w:val="373737"/>
          <w:kern w:val="0"/>
          <w:sz w:val="23"/>
          <w:szCs w:val="23"/>
        </w:rPr>
        <w:t>结构体指针，只能用在内核调试环境下。此开关项与</w:t>
      </w:r>
      <w:r w:rsidRPr="00D27FDD">
        <w:rPr>
          <w:rFonts w:ascii="Helvetica" w:eastAsia="宋体" w:hAnsi="Helvetica" w:cs="Helvetica"/>
          <w:color w:val="373737"/>
          <w:kern w:val="0"/>
          <w:sz w:val="23"/>
          <w:szCs w:val="23"/>
        </w:rPr>
        <w:t>/p</w:t>
      </w:r>
      <w:r w:rsidRPr="00D27FDD">
        <w:rPr>
          <w:rFonts w:ascii="Helvetica" w:eastAsia="宋体" w:hAnsi="Helvetica" w:cs="Helvetica"/>
          <w:color w:val="373737"/>
          <w:kern w:val="0"/>
          <w:sz w:val="23"/>
          <w:szCs w:val="23"/>
        </w:rPr>
        <w:t>起到类似的作用，只不过前者定位到进程，后者更进一步定位到线程。</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/c</w:t>
      </w:r>
      <w:r w:rsidRPr="00D27FDD">
        <w:rPr>
          <w:rFonts w:ascii="Helvetica" w:eastAsia="宋体" w:hAnsi="Helvetica" w:cs="Helvetica"/>
          <w:color w:val="373737"/>
          <w:kern w:val="0"/>
          <w:sz w:val="23"/>
          <w:szCs w:val="23"/>
        </w:rPr>
        <w:t>与</w:t>
      </w:r>
      <w:r w:rsidRPr="00D27FDD">
        <w:rPr>
          <w:rFonts w:ascii="Helvetica" w:eastAsia="宋体" w:hAnsi="Helvetica" w:cs="Helvetica"/>
          <w:color w:val="373737"/>
          <w:kern w:val="0"/>
          <w:sz w:val="23"/>
          <w:szCs w:val="23"/>
        </w:rPr>
        <w:t>/C</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c</w:t>
      </w:r>
      <w:r w:rsidRPr="00D27FDD">
        <w:rPr>
          <w:rFonts w:ascii="Helvetica" w:eastAsia="宋体" w:hAnsi="Helvetica" w:cs="Helvetica"/>
          <w:color w:val="373737"/>
          <w:kern w:val="0"/>
          <w:sz w:val="23"/>
          <w:szCs w:val="23"/>
        </w:rPr>
        <w:t>或者</w:t>
      </w:r>
      <w:r w:rsidRPr="00D27FDD">
        <w:rPr>
          <w:rFonts w:ascii="Helvetica" w:eastAsia="宋体" w:hAnsi="Helvetica" w:cs="Helvetica"/>
          <w:color w:val="373737"/>
          <w:kern w:val="0"/>
          <w:sz w:val="23"/>
          <w:szCs w:val="23"/>
        </w:rPr>
        <w:t>C</w:t>
      </w:r>
      <w:r w:rsidRPr="00D27FDD">
        <w:rPr>
          <w:rFonts w:ascii="Helvetica" w:eastAsia="宋体" w:hAnsi="Helvetica" w:cs="Helvetica"/>
          <w:color w:val="373737"/>
          <w:kern w:val="0"/>
          <w:sz w:val="23"/>
          <w:szCs w:val="23"/>
        </w:rPr>
        <w:t>代表</w:t>
      </w:r>
      <w:r w:rsidRPr="00D27FDD">
        <w:rPr>
          <w:rFonts w:ascii="Helvetica" w:eastAsia="宋体" w:hAnsi="Helvetica" w:cs="Helvetica"/>
          <w:color w:val="373737"/>
          <w:kern w:val="0"/>
          <w:sz w:val="23"/>
          <w:szCs w:val="23"/>
        </w:rPr>
        <w:t>CallStack</w:t>
      </w:r>
      <w:r w:rsidRPr="00D27FDD">
        <w:rPr>
          <w:rFonts w:ascii="Helvetica" w:eastAsia="宋体" w:hAnsi="Helvetica" w:cs="Helvetica"/>
          <w:color w:val="373737"/>
          <w:kern w:val="0"/>
          <w:sz w:val="23"/>
          <w:szCs w:val="23"/>
        </w:rPr>
        <w:t>（调用栈）。这两个开关项和调用栈深度有关，都后跟一个整数值。前者表示调用栈深度如果小于这个整数值，断点才会引发中断，后者表示调用栈深度如果大于这个整数值，断点才会引发中断。</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bu</w:t>
      </w:r>
      <w:r w:rsidRPr="00D27FDD">
        <w:rPr>
          <w:rFonts w:ascii="inherit" w:eastAsia="宋体" w:hAnsi="inherit" w:cs="Helvetica"/>
          <w:b/>
          <w:bCs/>
          <w:color w:val="373737"/>
          <w:kern w:val="0"/>
          <w:sz w:val="23"/>
          <w:szCs w:val="23"/>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此命令格式与</w:t>
      </w:r>
      <w:r w:rsidRPr="00D27FDD">
        <w:rPr>
          <w:rFonts w:ascii="Helvetica" w:eastAsia="宋体" w:hAnsi="Helvetica" w:cs="Helvetica"/>
          <w:color w:val="373737"/>
          <w:kern w:val="0"/>
          <w:sz w:val="23"/>
          <w:szCs w:val="23"/>
        </w:rPr>
        <w:t>bp</w:t>
      </w:r>
      <w:r w:rsidRPr="00D27FDD">
        <w:rPr>
          <w:rFonts w:ascii="Helvetica" w:eastAsia="宋体" w:hAnsi="Helvetica" w:cs="Helvetica"/>
          <w:color w:val="373737"/>
          <w:kern w:val="0"/>
          <w:sz w:val="23"/>
          <w:szCs w:val="23"/>
        </w:rPr>
        <w:t>类似，</w:t>
      </w:r>
      <w:r w:rsidRPr="00D27FDD">
        <w:rPr>
          <w:rFonts w:ascii="Helvetica" w:eastAsia="宋体" w:hAnsi="Helvetica" w:cs="Helvetica"/>
          <w:color w:val="373737"/>
          <w:kern w:val="0"/>
          <w:sz w:val="23"/>
          <w:szCs w:val="23"/>
        </w:rPr>
        <w:t>u</w:t>
      </w:r>
      <w:r w:rsidRPr="00D27FDD">
        <w:rPr>
          <w:rFonts w:ascii="Helvetica" w:eastAsia="宋体" w:hAnsi="Helvetica" w:cs="Helvetica"/>
          <w:color w:val="373737"/>
          <w:kern w:val="0"/>
          <w:sz w:val="23"/>
          <w:szCs w:val="23"/>
        </w:rPr>
        <w:t>代表了</w:t>
      </w:r>
      <w:r w:rsidRPr="00D27FDD">
        <w:rPr>
          <w:rFonts w:ascii="Helvetica" w:eastAsia="宋体" w:hAnsi="Helvetica" w:cs="Helvetica"/>
          <w:color w:val="373737"/>
          <w:kern w:val="0"/>
          <w:sz w:val="23"/>
          <w:szCs w:val="23"/>
        </w:rPr>
        <w:t>Unresolved</w:t>
      </w:r>
      <w:r w:rsidRPr="00D27FDD">
        <w:rPr>
          <w:rFonts w:ascii="Helvetica" w:eastAsia="宋体" w:hAnsi="Helvetica" w:cs="Helvetica"/>
          <w:color w:val="373737"/>
          <w:kern w:val="0"/>
          <w:sz w:val="23"/>
          <w:szCs w:val="23"/>
        </w:rPr>
        <w:t>。使用此命令设置的断点虽登记到调试器，但它具体对应到哪处代码或指令，尚未确定。</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比如某</w:t>
      </w:r>
      <w:r w:rsidRPr="00D27FDD">
        <w:rPr>
          <w:rFonts w:ascii="Helvetica" w:eastAsia="宋体" w:hAnsi="Helvetica" w:cs="Helvetica"/>
          <w:color w:val="373737"/>
          <w:kern w:val="0"/>
          <w:sz w:val="23"/>
          <w:szCs w:val="23"/>
        </w:rPr>
        <w:t>EXE</w:t>
      </w:r>
      <w:r w:rsidRPr="00D27FDD">
        <w:rPr>
          <w:rFonts w:ascii="Helvetica" w:eastAsia="宋体" w:hAnsi="Helvetica" w:cs="Helvetica"/>
          <w:color w:val="373737"/>
          <w:kern w:val="0"/>
          <w:sz w:val="23"/>
          <w:szCs w:val="23"/>
        </w:rPr>
        <w:t>程序使用动态加载的方式加载</w:t>
      </w:r>
      <w:r w:rsidRPr="00D27FDD">
        <w:rPr>
          <w:rFonts w:ascii="Helvetica" w:eastAsia="宋体" w:hAnsi="Helvetica" w:cs="Helvetica"/>
          <w:color w:val="373737"/>
          <w:kern w:val="0"/>
          <w:sz w:val="23"/>
          <w:szCs w:val="23"/>
        </w:rPr>
        <w:t>DLL</w:t>
      </w:r>
      <w:r w:rsidRPr="00D27FDD">
        <w:rPr>
          <w:rFonts w:ascii="Helvetica" w:eastAsia="宋体" w:hAnsi="Helvetica" w:cs="Helvetica"/>
          <w:color w:val="373737"/>
          <w:kern w:val="0"/>
          <w:sz w:val="23"/>
          <w:szCs w:val="23"/>
        </w:rPr>
        <w:t>（使用函数</w:t>
      </w:r>
      <w:r w:rsidRPr="00D27FDD">
        <w:rPr>
          <w:rFonts w:ascii="Helvetica" w:eastAsia="宋体" w:hAnsi="Helvetica" w:cs="Helvetica"/>
          <w:color w:val="373737"/>
          <w:kern w:val="0"/>
          <w:sz w:val="23"/>
          <w:szCs w:val="23"/>
        </w:rPr>
        <w:t>LoadLibrary()</w:t>
      </w:r>
      <w:r w:rsidRPr="00D27FDD">
        <w:rPr>
          <w:rFonts w:ascii="Helvetica" w:eastAsia="宋体" w:hAnsi="Helvetica" w:cs="Helvetica"/>
          <w:color w:val="373737"/>
          <w:kern w:val="0"/>
          <w:sz w:val="23"/>
          <w:szCs w:val="23"/>
        </w:rPr>
        <w:t>），那么当</w:t>
      </w:r>
      <w:r w:rsidRPr="00D27FDD">
        <w:rPr>
          <w:rFonts w:ascii="Helvetica" w:eastAsia="宋体" w:hAnsi="Helvetica" w:cs="Helvetica"/>
          <w:color w:val="373737"/>
          <w:kern w:val="0"/>
          <w:sz w:val="23"/>
          <w:szCs w:val="23"/>
        </w:rPr>
        <w:t>DLL</w:t>
      </w:r>
      <w:r w:rsidRPr="00D27FDD">
        <w:rPr>
          <w:rFonts w:ascii="Helvetica" w:eastAsia="宋体" w:hAnsi="Helvetica" w:cs="Helvetica"/>
          <w:color w:val="373737"/>
          <w:kern w:val="0"/>
          <w:sz w:val="23"/>
          <w:szCs w:val="23"/>
        </w:rPr>
        <w:t>尚未加载时，就可用</w:t>
      </w:r>
      <w:r w:rsidRPr="00D27FDD">
        <w:rPr>
          <w:rFonts w:ascii="Helvetica" w:eastAsia="宋体" w:hAnsi="Helvetica" w:cs="Helvetica"/>
          <w:color w:val="373737"/>
          <w:kern w:val="0"/>
          <w:sz w:val="23"/>
          <w:szCs w:val="23"/>
        </w:rPr>
        <w:t>bu</w:t>
      </w:r>
      <w:r w:rsidRPr="00D27FDD">
        <w:rPr>
          <w:rFonts w:ascii="Helvetica" w:eastAsia="宋体" w:hAnsi="Helvetica" w:cs="Helvetica"/>
          <w:color w:val="373737"/>
          <w:kern w:val="0"/>
          <w:sz w:val="23"/>
          <w:szCs w:val="23"/>
        </w:rPr>
        <w:t>指令设置</w:t>
      </w:r>
      <w:r w:rsidRPr="00D27FDD">
        <w:rPr>
          <w:rFonts w:ascii="Helvetica" w:eastAsia="宋体" w:hAnsi="Helvetica" w:cs="Helvetica"/>
          <w:color w:val="373737"/>
          <w:kern w:val="0"/>
          <w:sz w:val="23"/>
          <w:szCs w:val="23"/>
        </w:rPr>
        <w:t>DLL</w:t>
      </w:r>
      <w:r w:rsidRPr="00D27FDD">
        <w:rPr>
          <w:rFonts w:ascii="Helvetica" w:eastAsia="宋体" w:hAnsi="Helvetica" w:cs="Helvetica"/>
          <w:color w:val="373737"/>
          <w:kern w:val="0"/>
          <w:sz w:val="23"/>
          <w:szCs w:val="23"/>
        </w:rPr>
        <w:t>中的代码断点，等到</w:t>
      </w:r>
      <w:r w:rsidRPr="00D27FDD">
        <w:rPr>
          <w:rFonts w:ascii="Helvetica" w:eastAsia="宋体" w:hAnsi="Helvetica" w:cs="Helvetica"/>
          <w:color w:val="373737"/>
          <w:kern w:val="0"/>
          <w:sz w:val="23"/>
          <w:szCs w:val="23"/>
        </w:rPr>
        <w:t>DLL</w:t>
      </w:r>
      <w:r w:rsidRPr="00D27FDD">
        <w:rPr>
          <w:rFonts w:ascii="Helvetica" w:eastAsia="宋体" w:hAnsi="Helvetica" w:cs="Helvetica"/>
          <w:color w:val="373737"/>
          <w:kern w:val="0"/>
          <w:sz w:val="23"/>
          <w:szCs w:val="23"/>
        </w:rPr>
        <w:t>加载时，调试器再正式落实此断点。</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bm</w:t>
      </w:r>
      <w:r w:rsidRPr="00D27FDD">
        <w:rPr>
          <w:rFonts w:ascii="inherit" w:eastAsia="宋体" w:hAnsi="inherit" w:cs="Helvetica"/>
          <w:b/>
          <w:bCs/>
          <w:color w:val="373737"/>
          <w:kern w:val="0"/>
          <w:sz w:val="23"/>
          <w:szCs w:val="23"/>
        </w:rPr>
        <w:t>：</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此命令用来批量设置代码断点，它带有一个通配符字符串，凡是符合通配符格式的地址都将被设置断点，如：</w:t>
      </w:r>
    </w:p>
    <w:p w:rsidR="00D27FDD" w:rsidRPr="00D27FDD" w:rsidRDefault="00D27FDD" w:rsidP="00D27FDD">
      <w:pPr>
        <w:widowControl/>
        <w:numPr>
          <w:ilvl w:val="0"/>
          <w:numId w:val="87"/>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bm /a ntdll!NtCreate*File</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则诸如</w:t>
      </w:r>
      <w:r w:rsidRPr="00D27FDD">
        <w:rPr>
          <w:rFonts w:ascii="inherit" w:eastAsia="宋体" w:hAnsi="inherit" w:cs="Helvetica"/>
          <w:color w:val="373737"/>
          <w:kern w:val="0"/>
          <w:sz w:val="23"/>
          <w:szCs w:val="23"/>
        </w:rPr>
        <w:t>NtCreateFile\NtCreateMailslotFile\NtCreateNamedPipeFile</w:t>
      </w:r>
      <w:r w:rsidRPr="00D27FDD">
        <w:rPr>
          <w:rFonts w:ascii="inherit" w:eastAsia="宋体" w:hAnsi="inherit" w:cs="Helvetica"/>
          <w:color w:val="373737"/>
          <w:kern w:val="0"/>
          <w:sz w:val="23"/>
          <w:szCs w:val="23"/>
        </w:rPr>
        <w:t>等函数都将被设置断点。</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4.2 </w:t>
      </w:r>
      <w:r w:rsidRPr="00D27FDD">
        <w:rPr>
          <w:rFonts w:ascii="Helvetica" w:eastAsia="宋体" w:hAnsi="Helvetica" w:cs="Helvetica"/>
          <w:b/>
          <w:bCs/>
          <w:color w:val="000000"/>
          <w:kern w:val="0"/>
          <w:sz w:val="23"/>
          <w:szCs w:val="23"/>
        </w:rPr>
        <w:t>硬件断点</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硬件断点的原理和软件断点完全不同，硬件断点是通过</w:t>
      </w:r>
      <w:r w:rsidRPr="00D27FDD">
        <w:rPr>
          <w:rFonts w:ascii="Helvetica" w:eastAsia="宋体" w:hAnsi="Helvetica" w:cs="Helvetica"/>
          <w:color w:val="373737"/>
          <w:kern w:val="0"/>
          <w:sz w:val="23"/>
          <w:szCs w:val="23"/>
        </w:rPr>
        <w:t>CPU</w:t>
      </w:r>
      <w:r w:rsidRPr="00D27FDD">
        <w:rPr>
          <w:rFonts w:ascii="Helvetica" w:eastAsia="宋体" w:hAnsi="Helvetica" w:cs="Helvetica"/>
          <w:color w:val="373737"/>
          <w:kern w:val="0"/>
          <w:sz w:val="23"/>
          <w:szCs w:val="23"/>
        </w:rPr>
        <w:t>的断点寄存器来实现的，亦即依靠硬件方式实现。由于</w:t>
      </w:r>
      <w:r w:rsidRPr="00D27FDD">
        <w:rPr>
          <w:rFonts w:ascii="Helvetica" w:eastAsia="宋体" w:hAnsi="Helvetica" w:cs="Helvetica"/>
          <w:color w:val="373737"/>
          <w:kern w:val="0"/>
          <w:sz w:val="23"/>
          <w:szCs w:val="23"/>
        </w:rPr>
        <w:t>CPU</w:t>
      </w:r>
      <w:r w:rsidRPr="00D27FDD">
        <w:rPr>
          <w:rFonts w:ascii="Helvetica" w:eastAsia="宋体" w:hAnsi="Helvetica" w:cs="Helvetica"/>
          <w:color w:val="373737"/>
          <w:kern w:val="0"/>
          <w:sz w:val="23"/>
          <w:szCs w:val="23"/>
        </w:rPr>
        <w:t>的调试寄存器数量是有限的，所以能设置的硬件断点数量也是有限的。设置硬件断点的命令是</w:t>
      </w:r>
      <w:r w:rsidRPr="00D27FDD">
        <w:rPr>
          <w:rFonts w:ascii="Helvetica" w:eastAsia="宋体" w:hAnsi="Helvetica" w:cs="Helvetica"/>
          <w:color w:val="373737"/>
          <w:kern w:val="0"/>
          <w:sz w:val="23"/>
          <w:szCs w:val="23"/>
        </w:rPr>
        <w:t>ba</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a</w:t>
      </w:r>
      <w:r w:rsidRPr="00D27FDD">
        <w:rPr>
          <w:rFonts w:ascii="Helvetica" w:eastAsia="宋体" w:hAnsi="Helvetica" w:cs="Helvetica"/>
          <w:color w:val="373737"/>
          <w:kern w:val="0"/>
          <w:sz w:val="23"/>
          <w:szCs w:val="23"/>
        </w:rPr>
        <w:t>代表了</w:t>
      </w:r>
      <w:r w:rsidRPr="00D27FDD">
        <w:rPr>
          <w:rFonts w:ascii="Helvetica" w:eastAsia="宋体" w:hAnsi="Helvetica" w:cs="Helvetica"/>
          <w:color w:val="373737"/>
          <w:kern w:val="0"/>
          <w:sz w:val="23"/>
          <w:szCs w:val="23"/>
        </w:rPr>
        <w:t>Address</w:t>
      </w:r>
      <w:r w:rsidRPr="00D27FDD">
        <w:rPr>
          <w:rFonts w:ascii="Helvetica" w:eastAsia="宋体" w:hAnsi="Helvetica" w:cs="Helvetica"/>
          <w:color w:val="373737"/>
          <w:kern w:val="0"/>
          <w:sz w:val="23"/>
          <w:szCs w:val="23"/>
        </w:rPr>
        <w:t>。指令格式如下：</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ba[ID] Access Size [Options] [Address [Passes]] ["CommandString"]</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参数</w:t>
      </w:r>
      <w:r w:rsidRPr="00D27FDD">
        <w:rPr>
          <w:rFonts w:ascii="Helvetica" w:eastAsia="宋体" w:hAnsi="Helvetica" w:cs="Helvetica"/>
          <w:color w:val="373737"/>
          <w:kern w:val="0"/>
          <w:sz w:val="23"/>
          <w:szCs w:val="23"/>
        </w:rPr>
        <w:t>ID</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Options</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Passes</w:t>
      </w:r>
      <w:r w:rsidRPr="00D27FDD">
        <w:rPr>
          <w:rFonts w:ascii="Helvetica" w:eastAsia="宋体" w:hAnsi="Helvetica" w:cs="Helvetica"/>
          <w:color w:val="373737"/>
          <w:kern w:val="0"/>
          <w:sz w:val="23"/>
          <w:szCs w:val="23"/>
        </w:rPr>
        <w:t>及</w:t>
      </w:r>
      <w:r w:rsidRPr="00D27FDD">
        <w:rPr>
          <w:rFonts w:ascii="Helvetica" w:eastAsia="宋体" w:hAnsi="Helvetica" w:cs="Helvetica"/>
          <w:color w:val="373737"/>
          <w:kern w:val="0"/>
          <w:sz w:val="23"/>
          <w:szCs w:val="23"/>
        </w:rPr>
        <w:t>CommandString</w:t>
      </w:r>
      <w:r w:rsidRPr="00D27FDD">
        <w:rPr>
          <w:rFonts w:ascii="Helvetica" w:eastAsia="宋体" w:hAnsi="Helvetica" w:cs="Helvetica"/>
          <w:color w:val="373737"/>
          <w:kern w:val="0"/>
          <w:sz w:val="23"/>
          <w:szCs w:val="23"/>
        </w:rPr>
        <w:t>，含义与前文</w:t>
      </w:r>
      <w:r w:rsidRPr="00D27FDD">
        <w:rPr>
          <w:rFonts w:ascii="Helvetica" w:eastAsia="宋体" w:hAnsi="Helvetica" w:cs="Helvetica"/>
          <w:color w:val="373737"/>
          <w:kern w:val="0"/>
          <w:sz w:val="23"/>
          <w:szCs w:val="23"/>
        </w:rPr>
        <w:t>bp</w:t>
      </w:r>
      <w:r w:rsidRPr="00D27FDD">
        <w:rPr>
          <w:rFonts w:ascii="Helvetica" w:eastAsia="宋体" w:hAnsi="Helvetica" w:cs="Helvetica"/>
          <w:color w:val="373737"/>
          <w:kern w:val="0"/>
          <w:sz w:val="23"/>
          <w:szCs w:val="23"/>
        </w:rPr>
        <w:t>指令相同，此处不述。</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lastRenderedPageBreak/>
        <w:t>参数</w:t>
      </w:r>
      <w:r w:rsidRPr="00D27FDD">
        <w:rPr>
          <w:rFonts w:ascii="Helvetica" w:eastAsia="宋体" w:hAnsi="Helvetica" w:cs="Helvetica"/>
          <w:color w:val="373737"/>
          <w:kern w:val="0"/>
          <w:sz w:val="23"/>
          <w:szCs w:val="23"/>
        </w:rPr>
        <w:t>Address</w:t>
      </w:r>
      <w:r w:rsidRPr="00D27FDD">
        <w:rPr>
          <w:rFonts w:ascii="Helvetica" w:eastAsia="宋体" w:hAnsi="Helvetica" w:cs="Helvetica"/>
          <w:color w:val="373737"/>
          <w:kern w:val="0"/>
          <w:sz w:val="23"/>
          <w:szCs w:val="23"/>
        </w:rPr>
        <w:t>是内存地址，有别于前文的指令地址，内存地址既可以是指令地址，也可以是数据地址。缺省为当前指令寄存器地址（</w:t>
      </w:r>
      <w:r w:rsidRPr="00D27FDD">
        <w:rPr>
          <w:rFonts w:ascii="Helvetica" w:eastAsia="宋体" w:hAnsi="Helvetica" w:cs="Helvetica"/>
          <w:color w:val="373737"/>
          <w:kern w:val="0"/>
          <w:sz w:val="23"/>
          <w:szCs w:val="23"/>
        </w:rPr>
        <w:t>EIP</w:t>
      </w:r>
      <w:r w:rsidRPr="00D27FDD">
        <w:rPr>
          <w:rFonts w:ascii="Helvetica" w:eastAsia="宋体" w:hAnsi="Helvetica" w:cs="Helvetica"/>
          <w:color w:val="373737"/>
          <w:kern w:val="0"/>
          <w:sz w:val="23"/>
          <w:szCs w:val="23"/>
        </w:rPr>
        <w:t>）。参数</w:t>
      </w:r>
      <w:r w:rsidRPr="00D27FDD">
        <w:rPr>
          <w:rFonts w:ascii="Helvetica" w:eastAsia="宋体" w:hAnsi="Helvetica" w:cs="Helvetica"/>
          <w:color w:val="373737"/>
          <w:kern w:val="0"/>
          <w:sz w:val="23"/>
          <w:szCs w:val="23"/>
        </w:rPr>
        <w:t>Size</w:t>
      </w:r>
      <w:r w:rsidRPr="00D27FDD">
        <w:rPr>
          <w:rFonts w:ascii="Helvetica" w:eastAsia="宋体" w:hAnsi="Helvetica" w:cs="Helvetica"/>
          <w:color w:val="373737"/>
          <w:kern w:val="0"/>
          <w:sz w:val="23"/>
          <w:szCs w:val="23"/>
        </w:rPr>
        <w:t>表示地址长度，</w:t>
      </w:r>
      <w:r w:rsidRPr="00D27FDD">
        <w:rPr>
          <w:rFonts w:ascii="Helvetica" w:eastAsia="宋体" w:hAnsi="Helvetica" w:cs="Helvetica"/>
          <w:color w:val="373737"/>
          <w:kern w:val="0"/>
          <w:sz w:val="23"/>
          <w:szCs w:val="23"/>
        </w:rPr>
        <w:t>x86</w:t>
      </w:r>
      <w:r w:rsidRPr="00D27FDD">
        <w:rPr>
          <w:rFonts w:ascii="Helvetica" w:eastAsia="宋体" w:hAnsi="Helvetica" w:cs="Helvetica"/>
          <w:color w:val="373737"/>
          <w:kern w:val="0"/>
          <w:sz w:val="23"/>
          <w:szCs w:val="23"/>
        </w:rPr>
        <w:t>系统可选值为</w:t>
      </w:r>
      <w:r w:rsidRPr="00D27FDD">
        <w:rPr>
          <w:rFonts w:ascii="Helvetica" w:eastAsia="宋体" w:hAnsi="Helvetica" w:cs="Helvetica"/>
          <w:color w:val="373737"/>
          <w:kern w:val="0"/>
          <w:sz w:val="23"/>
          <w:szCs w:val="23"/>
        </w:rPr>
        <w:t>1</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2</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4</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X64</w:t>
      </w:r>
      <w:r w:rsidRPr="00D27FDD">
        <w:rPr>
          <w:rFonts w:ascii="Helvetica" w:eastAsia="宋体" w:hAnsi="Helvetica" w:cs="Helvetica"/>
          <w:color w:val="373737"/>
          <w:kern w:val="0"/>
          <w:sz w:val="23"/>
          <w:szCs w:val="23"/>
        </w:rPr>
        <w:t>系统可选值为</w:t>
      </w:r>
      <w:r w:rsidRPr="00D27FDD">
        <w:rPr>
          <w:rFonts w:ascii="Helvetica" w:eastAsia="宋体" w:hAnsi="Helvetica" w:cs="Helvetica"/>
          <w:color w:val="373737"/>
          <w:kern w:val="0"/>
          <w:sz w:val="23"/>
          <w:szCs w:val="23"/>
        </w:rPr>
        <w:t>1</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2</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4</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8</w:t>
      </w:r>
      <w:r w:rsidRPr="00D27FDD">
        <w:rPr>
          <w:rFonts w:ascii="Helvetica" w:eastAsia="宋体" w:hAnsi="Helvetica" w:cs="Helvetica"/>
          <w:color w:val="373737"/>
          <w:kern w:val="0"/>
          <w:sz w:val="23"/>
          <w:szCs w:val="23"/>
        </w:rPr>
        <w:t>。需要注意的是，</w:t>
      </w:r>
      <w:r w:rsidRPr="00D27FDD">
        <w:rPr>
          <w:rFonts w:ascii="Helvetica" w:eastAsia="宋体" w:hAnsi="Helvetica" w:cs="Helvetica"/>
          <w:color w:val="373737"/>
          <w:kern w:val="0"/>
          <w:sz w:val="23"/>
          <w:szCs w:val="23"/>
        </w:rPr>
        <w:t>Address</w:t>
      </w:r>
      <w:r w:rsidRPr="00D27FDD">
        <w:rPr>
          <w:rFonts w:ascii="Helvetica" w:eastAsia="宋体" w:hAnsi="Helvetica" w:cs="Helvetica"/>
          <w:color w:val="373737"/>
          <w:kern w:val="0"/>
          <w:sz w:val="23"/>
          <w:szCs w:val="23"/>
        </w:rPr>
        <w:t>地址必须对齐到</w:t>
      </w:r>
      <w:r w:rsidRPr="00D27FDD">
        <w:rPr>
          <w:rFonts w:ascii="Helvetica" w:eastAsia="宋体" w:hAnsi="Helvetica" w:cs="Helvetica"/>
          <w:color w:val="373737"/>
          <w:kern w:val="0"/>
          <w:sz w:val="23"/>
          <w:szCs w:val="23"/>
        </w:rPr>
        <w:t>Size</w:t>
      </w:r>
      <w:r w:rsidRPr="00D27FDD">
        <w:rPr>
          <w:rFonts w:ascii="Helvetica" w:eastAsia="宋体" w:hAnsi="Helvetica" w:cs="Helvetica"/>
          <w:color w:val="373737"/>
          <w:kern w:val="0"/>
          <w:sz w:val="23"/>
          <w:szCs w:val="23"/>
        </w:rPr>
        <w:t>，即</w:t>
      </w:r>
      <w:r w:rsidRPr="00D27FDD">
        <w:rPr>
          <w:rFonts w:ascii="Helvetica" w:eastAsia="宋体" w:hAnsi="Helvetica" w:cs="Helvetica"/>
          <w:color w:val="373737"/>
          <w:kern w:val="0"/>
          <w:sz w:val="23"/>
          <w:szCs w:val="23"/>
        </w:rPr>
        <w:t>Address</w:t>
      </w:r>
      <w:r w:rsidRPr="00D27FDD">
        <w:rPr>
          <w:rFonts w:ascii="Helvetica" w:eastAsia="宋体" w:hAnsi="Helvetica" w:cs="Helvetica"/>
          <w:color w:val="373737"/>
          <w:kern w:val="0"/>
          <w:sz w:val="23"/>
          <w:szCs w:val="23"/>
        </w:rPr>
        <w:t>值必须是</w:t>
      </w:r>
      <w:r w:rsidRPr="00D27FDD">
        <w:rPr>
          <w:rFonts w:ascii="Helvetica" w:eastAsia="宋体" w:hAnsi="Helvetica" w:cs="Helvetica"/>
          <w:color w:val="373737"/>
          <w:kern w:val="0"/>
          <w:sz w:val="23"/>
          <w:szCs w:val="23"/>
        </w:rPr>
        <w:t>Size</w:t>
      </w:r>
      <w:r w:rsidRPr="00D27FDD">
        <w:rPr>
          <w:rFonts w:ascii="Helvetica" w:eastAsia="宋体" w:hAnsi="Helvetica" w:cs="Helvetica"/>
          <w:color w:val="373737"/>
          <w:kern w:val="0"/>
          <w:sz w:val="23"/>
          <w:szCs w:val="23"/>
        </w:rPr>
        <w:t>的整数倍。参数</w:t>
      </w:r>
      <w:r w:rsidRPr="00D27FDD">
        <w:rPr>
          <w:rFonts w:ascii="Helvetica" w:eastAsia="宋体" w:hAnsi="Helvetica" w:cs="Helvetica"/>
          <w:color w:val="373737"/>
          <w:kern w:val="0"/>
          <w:sz w:val="23"/>
          <w:szCs w:val="23"/>
        </w:rPr>
        <w:t>Access</w:t>
      </w:r>
      <w:r w:rsidRPr="00D27FDD">
        <w:rPr>
          <w:rFonts w:ascii="Helvetica" w:eastAsia="宋体" w:hAnsi="Helvetica" w:cs="Helvetica"/>
          <w:color w:val="373737"/>
          <w:kern w:val="0"/>
          <w:sz w:val="23"/>
          <w:szCs w:val="23"/>
        </w:rPr>
        <w:t>是内存访问类型，有下面几种：</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e</w:t>
      </w:r>
      <w:r w:rsidRPr="00D27FDD">
        <w:rPr>
          <w:rFonts w:ascii="Helvetica" w:eastAsia="宋体" w:hAnsi="Helvetica" w:cs="Helvetica"/>
          <w:color w:val="373737"/>
          <w:kern w:val="0"/>
          <w:sz w:val="23"/>
          <w:szCs w:val="23"/>
        </w:rPr>
        <w:t>：作为指令执行；</w:t>
      </w:r>
      <w:r w:rsidRPr="00D27FDD">
        <w:rPr>
          <w:rFonts w:ascii="Helvetica" w:eastAsia="宋体" w:hAnsi="Helvetica" w:cs="Helvetica"/>
          <w:color w:val="373737"/>
          <w:kern w:val="0"/>
          <w:sz w:val="23"/>
          <w:szCs w:val="23"/>
        </w:rPr>
        <w:t>r</w:t>
      </w:r>
      <w:r w:rsidRPr="00D27FDD">
        <w:rPr>
          <w:rFonts w:ascii="Helvetica" w:eastAsia="宋体" w:hAnsi="Helvetica" w:cs="Helvetica"/>
          <w:color w:val="373737"/>
          <w:kern w:val="0"/>
          <w:sz w:val="23"/>
          <w:szCs w:val="23"/>
        </w:rPr>
        <w:t>：读，或者写；</w:t>
      </w:r>
      <w:r w:rsidRPr="00D27FDD">
        <w:rPr>
          <w:rFonts w:ascii="Helvetica" w:eastAsia="宋体" w:hAnsi="Helvetica" w:cs="Helvetica"/>
          <w:color w:val="373737"/>
          <w:kern w:val="0"/>
          <w:sz w:val="23"/>
          <w:szCs w:val="23"/>
        </w:rPr>
        <w:t>w</w:t>
      </w:r>
      <w:r w:rsidRPr="00D27FDD">
        <w:rPr>
          <w:rFonts w:ascii="Helvetica" w:eastAsia="宋体" w:hAnsi="Helvetica" w:cs="Helvetica"/>
          <w:color w:val="373737"/>
          <w:kern w:val="0"/>
          <w:sz w:val="23"/>
          <w:szCs w:val="23"/>
        </w:rPr>
        <w:t>：写；</w:t>
      </w:r>
      <w:r w:rsidRPr="00D27FDD">
        <w:rPr>
          <w:rFonts w:ascii="Helvetica" w:eastAsia="宋体" w:hAnsi="Helvetica" w:cs="Helvetica"/>
          <w:color w:val="373737"/>
          <w:kern w:val="0"/>
          <w:sz w:val="23"/>
          <w:szCs w:val="23"/>
        </w:rPr>
        <w:t>i</w:t>
      </w:r>
      <w:r w:rsidRPr="00D27FDD">
        <w:rPr>
          <w:rFonts w:ascii="Helvetica" w:eastAsia="宋体" w:hAnsi="Helvetica" w:cs="Helvetica"/>
          <w:color w:val="373737"/>
          <w:kern w:val="0"/>
          <w:sz w:val="23"/>
          <w:szCs w:val="23"/>
        </w:rPr>
        <w:t>：执行</w:t>
      </w:r>
      <w:r w:rsidRPr="00D27FDD">
        <w:rPr>
          <w:rFonts w:ascii="Helvetica" w:eastAsia="宋体" w:hAnsi="Helvetica" w:cs="Helvetica"/>
          <w:color w:val="373737"/>
          <w:kern w:val="0"/>
          <w:sz w:val="23"/>
          <w:szCs w:val="23"/>
        </w:rPr>
        <w:t>IN/OUT</w:t>
      </w:r>
      <w:r w:rsidRPr="00D27FDD">
        <w:rPr>
          <w:rFonts w:ascii="Helvetica" w:eastAsia="宋体" w:hAnsi="Helvetica" w:cs="Helvetica"/>
          <w:color w:val="373737"/>
          <w:kern w:val="0"/>
          <w:sz w:val="23"/>
          <w:szCs w:val="23"/>
        </w:rPr>
        <w:t>操作。</w:t>
      </w:r>
      <w:r w:rsidRPr="00D27FDD">
        <w:rPr>
          <w:rFonts w:ascii="Helvetica" w:eastAsia="宋体" w:hAnsi="Helvetica" w:cs="Helvetica"/>
          <w:color w:val="373737"/>
          <w:kern w:val="0"/>
          <w:sz w:val="23"/>
          <w:szCs w:val="23"/>
        </w:rPr>
        <w:t xml:space="preserve">     </w:t>
      </w:r>
      <w:r w:rsidRPr="00D27FDD">
        <w:rPr>
          <w:rFonts w:ascii="Helvetica" w:eastAsia="宋体" w:hAnsi="Helvetica" w:cs="Helvetica"/>
          <w:color w:val="373737"/>
          <w:kern w:val="0"/>
          <w:sz w:val="23"/>
          <w:szCs w:val="23"/>
        </w:rPr>
        <w:t>比如：</w:t>
      </w:r>
    </w:p>
    <w:p w:rsidR="00D27FDD" w:rsidRPr="00D27FDD" w:rsidRDefault="00D27FDD" w:rsidP="00D27FDD">
      <w:pPr>
        <w:widowControl/>
        <w:numPr>
          <w:ilvl w:val="0"/>
          <w:numId w:val="88"/>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ba r4 @ebp-0×08</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地址</w:t>
      </w:r>
      <w:r w:rsidRPr="00D27FDD">
        <w:rPr>
          <w:rFonts w:ascii="Helvetica" w:eastAsia="宋体" w:hAnsi="Helvetica" w:cs="Helvetica"/>
          <w:color w:val="373737"/>
          <w:kern w:val="0"/>
          <w:sz w:val="23"/>
          <w:szCs w:val="23"/>
        </w:rPr>
        <w:t>@ebp-8</w:t>
      </w:r>
      <w:r w:rsidRPr="00D27FDD">
        <w:rPr>
          <w:rFonts w:ascii="Helvetica" w:eastAsia="宋体" w:hAnsi="Helvetica" w:cs="Helvetica"/>
          <w:color w:val="373737"/>
          <w:kern w:val="0"/>
          <w:sz w:val="23"/>
          <w:szCs w:val="23"/>
        </w:rPr>
        <w:t>一定是一个局部变量地址，所以当</w:t>
      </w:r>
      <w:r w:rsidRPr="00D27FDD">
        <w:rPr>
          <w:rFonts w:ascii="Helvetica" w:eastAsia="宋体" w:hAnsi="Helvetica" w:cs="Helvetica"/>
          <w:color w:val="373737"/>
          <w:kern w:val="0"/>
          <w:sz w:val="23"/>
          <w:szCs w:val="23"/>
        </w:rPr>
        <w:t>CPU</w:t>
      </w:r>
      <w:r w:rsidRPr="00D27FDD">
        <w:rPr>
          <w:rFonts w:ascii="Helvetica" w:eastAsia="宋体" w:hAnsi="Helvetica" w:cs="Helvetica"/>
          <w:color w:val="373737"/>
          <w:kern w:val="0"/>
          <w:sz w:val="23"/>
          <w:szCs w:val="23"/>
        </w:rPr>
        <w:t>对这个局部变量执行读写操作时，将引发硬件中断。</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4.3 </w:t>
      </w:r>
      <w:r w:rsidRPr="00D27FDD">
        <w:rPr>
          <w:rFonts w:ascii="Helvetica" w:eastAsia="宋体" w:hAnsi="Helvetica" w:cs="Helvetica"/>
          <w:b/>
          <w:bCs/>
          <w:color w:val="000000"/>
          <w:kern w:val="0"/>
          <w:sz w:val="23"/>
          <w:szCs w:val="23"/>
        </w:rPr>
        <w:t>其他操作</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            </w:t>
      </w:r>
      <w:r w:rsidRPr="00D27FDD">
        <w:rPr>
          <w:rFonts w:ascii="inherit" w:eastAsia="宋体" w:hAnsi="inherit" w:cs="Helvetica"/>
          <w:color w:val="373737"/>
          <w:kern w:val="0"/>
          <w:sz w:val="23"/>
          <w:szCs w:val="23"/>
        </w:rPr>
        <w:t>其他的断点操作包括：显示断点列表、禁止或恢复断点、删除断点等。</w:t>
      </w:r>
    </w:p>
    <w:p w:rsidR="00D27FDD" w:rsidRPr="00D27FDD" w:rsidRDefault="00D27FDD" w:rsidP="00D27FDD">
      <w:pPr>
        <w:widowControl/>
        <w:numPr>
          <w:ilvl w:val="0"/>
          <w:numId w:val="8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bl</w:t>
      </w:r>
      <w:r w:rsidRPr="00D27FDD">
        <w:rPr>
          <w:rFonts w:ascii="inherit" w:eastAsia="宋体" w:hAnsi="inherit" w:cs="Helvetica"/>
          <w:color w:val="373737"/>
          <w:kern w:val="0"/>
          <w:sz w:val="23"/>
          <w:szCs w:val="23"/>
        </w:rPr>
        <w:t>：列出所有断点</w:t>
      </w:r>
    </w:p>
    <w:p w:rsidR="00D27FDD" w:rsidRPr="00D27FDD" w:rsidRDefault="00D27FDD" w:rsidP="00D27FDD">
      <w:pPr>
        <w:widowControl/>
        <w:numPr>
          <w:ilvl w:val="0"/>
          <w:numId w:val="8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bd</w:t>
      </w:r>
      <w:r w:rsidRPr="00D27FDD">
        <w:rPr>
          <w:rFonts w:ascii="inherit" w:eastAsia="宋体" w:hAnsi="inherit" w:cs="Helvetica"/>
          <w:color w:val="373737"/>
          <w:kern w:val="0"/>
          <w:sz w:val="23"/>
          <w:szCs w:val="23"/>
        </w:rPr>
        <w:t>：禁止断点，</w:t>
      </w:r>
      <w:r w:rsidRPr="00D27FDD">
        <w:rPr>
          <w:rFonts w:ascii="inherit" w:eastAsia="宋体" w:hAnsi="inherit" w:cs="Helvetica"/>
          <w:color w:val="373737"/>
          <w:kern w:val="0"/>
          <w:sz w:val="23"/>
          <w:szCs w:val="23"/>
        </w:rPr>
        <w:t>d</w:t>
      </w:r>
      <w:r w:rsidRPr="00D27FDD">
        <w:rPr>
          <w:rFonts w:ascii="inherit" w:eastAsia="宋体" w:hAnsi="inherit" w:cs="Helvetica"/>
          <w:color w:val="373737"/>
          <w:kern w:val="0"/>
          <w:sz w:val="23"/>
          <w:szCs w:val="23"/>
        </w:rPr>
        <w:t>代表</w:t>
      </w:r>
      <w:r w:rsidRPr="00D27FDD">
        <w:rPr>
          <w:rFonts w:ascii="inherit" w:eastAsia="宋体" w:hAnsi="inherit" w:cs="Helvetica"/>
          <w:color w:val="373737"/>
          <w:kern w:val="0"/>
          <w:sz w:val="23"/>
          <w:szCs w:val="23"/>
        </w:rPr>
        <w:t>Disable</w:t>
      </w:r>
      <w:r w:rsidRPr="00D27FDD">
        <w:rPr>
          <w:rFonts w:ascii="inherit" w:eastAsia="宋体" w:hAnsi="inherit" w:cs="Helvetica"/>
          <w:color w:val="373737"/>
          <w:kern w:val="0"/>
          <w:sz w:val="23"/>
          <w:szCs w:val="23"/>
        </w:rPr>
        <w:t>。如</w:t>
      </w:r>
      <w:r w:rsidRPr="00D27FDD">
        <w:rPr>
          <w:rFonts w:ascii="inherit" w:eastAsia="宋体" w:hAnsi="inherit" w:cs="Helvetica"/>
          <w:color w:val="373737"/>
          <w:kern w:val="0"/>
          <w:sz w:val="23"/>
          <w:szCs w:val="23"/>
        </w:rPr>
        <w:t>bd 1</w:t>
      </w:r>
      <w:r w:rsidRPr="00D27FDD">
        <w:rPr>
          <w:rFonts w:ascii="inherit" w:eastAsia="宋体" w:hAnsi="inherit" w:cs="Helvetica"/>
          <w:color w:val="373737"/>
          <w:kern w:val="0"/>
          <w:sz w:val="23"/>
          <w:szCs w:val="23"/>
        </w:rPr>
        <w:t>，禁止断点</w:t>
      </w:r>
      <w:r w:rsidRPr="00D27FDD">
        <w:rPr>
          <w:rFonts w:ascii="inherit" w:eastAsia="宋体" w:hAnsi="inherit" w:cs="Helvetica"/>
          <w:color w:val="373737"/>
          <w:kern w:val="0"/>
          <w:sz w:val="23"/>
          <w:szCs w:val="23"/>
        </w:rPr>
        <w:t>1</w:t>
      </w:r>
      <w:r w:rsidRPr="00D27FDD">
        <w:rPr>
          <w:rFonts w:ascii="inherit" w:eastAsia="宋体" w:hAnsi="inherit" w:cs="Helvetica"/>
          <w:color w:val="373737"/>
          <w:kern w:val="0"/>
          <w:sz w:val="23"/>
          <w:szCs w:val="23"/>
        </w:rPr>
        <w:t>。断点被禁止后将不起作用，但亦未删除。</w:t>
      </w:r>
    </w:p>
    <w:p w:rsidR="00D27FDD" w:rsidRPr="00D27FDD" w:rsidRDefault="00D27FDD" w:rsidP="00D27FDD">
      <w:pPr>
        <w:widowControl/>
        <w:numPr>
          <w:ilvl w:val="0"/>
          <w:numId w:val="8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be</w:t>
      </w:r>
      <w:r w:rsidRPr="00D27FDD">
        <w:rPr>
          <w:rFonts w:ascii="inherit" w:eastAsia="宋体" w:hAnsi="inherit" w:cs="Helvetica"/>
          <w:color w:val="373737"/>
          <w:kern w:val="0"/>
          <w:sz w:val="23"/>
          <w:szCs w:val="23"/>
        </w:rPr>
        <w:t>：恢复断点，</w:t>
      </w:r>
      <w:r w:rsidRPr="00D27FDD">
        <w:rPr>
          <w:rFonts w:ascii="inherit" w:eastAsia="宋体" w:hAnsi="inherit" w:cs="Helvetica"/>
          <w:color w:val="373737"/>
          <w:kern w:val="0"/>
          <w:sz w:val="23"/>
          <w:szCs w:val="23"/>
        </w:rPr>
        <w:t>e</w:t>
      </w:r>
      <w:r w:rsidRPr="00D27FDD">
        <w:rPr>
          <w:rFonts w:ascii="inherit" w:eastAsia="宋体" w:hAnsi="inherit" w:cs="Helvetica"/>
          <w:color w:val="373737"/>
          <w:kern w:val="0"/>
          <w:sz w:val="23"/>
          <w:szCs w:val="23"/>
        </w:rPr>
        <w:t>代表</w:t>
      </w:r>
      <w:r w:rsidRPr="00D27FDD">
        <w:rPr>
          <w:rFonts w:ascii="inherit" w:eastAsia="宋体" w:hAnsi="inherit" w:cs="Helvetica"/>
          <w:color w:val="373737"/>
          <w:kern w:val="0"/>
          <w:sz w:val="23"/>
          <w:szCs w:val="23"/>
        </w:rPr>
        <w:t>Enable</w:t>
      </w:r>
      <w:r w:rsidRPr="00D27FDD">
        <w:rPr>
          <w:rFonts w:ascii="inherit" w:eastAsia="宋体" w:hAnsi="inherit" w:cs="Helvetica"/>
          <w:color w:val="373737"/>
          <w:kern w:val="0"/>
          <w:sz w:val="23"/>
          <w:szCs w:val="23"/>
        </w:rPr>
        <w:t>。恢复被禁止的断点。如</w:t>
      </w:r>
      <w:r w:rsidRPr="00D27FDD">
        <w:rPr>
          <w:rFonts w:ascii="inherit" w:eastAsia="宋体" w:hAnsi="inherit" w:cs="Helvetica"/>
          <w:color w:val="373737"/>
          <w:kern w:val="0"/>
          <w:sz w:val="23"/>
          <w:szCs w:val="23"/>
        </w:rPr>
        <w:t>be 1</w:t>
      </w:r>
      <w:r w:rsidRPr="00D27FDD">
        <w:rPr>
          <w:rFonts w:ascii="inherit" w:eastAsia="宋体" w:hAnsi="inherit" w:cs="Helvetica"/>
          <w:color w:val="373737"/>
          <w:kern w:val="0"/>
          <w:sz w:val="23"/>
          <w:szCs w:val="23"/>
        </w:rPr>
        <w:t>恢复</w:t>
      </w:r>
      <w:r w:rsidRPr="00D27FDD">
        <w:rPr>
          <w:rFonts w:ascii="inherit" w:eastAsia="宋体" w:hAnsi="inherit" w:cs="Helvetica"/>
          <w:color w:val="373737"/>
          <w:kern w:val="0"/>
          <w:sz w:val="23"/>
          <w:szCs w:val="23"/>
        </w:rPr>
        <w:t>1</w:t>
      </w:r>
      <w:r w:rsidRPr="00D27FDD">
        <w:rPr>
          <w:rFonts w:ascii="inherit" w:eastAsia="宋体" w:hAnsi="inherit" w:cs="Helvetica"/>
          <w:color w:val="373737"/>
          <w:kern w:val="0"/>
          <w:sz w:val="23"/>
          <w:szCs w:val="23"/>
        </w:rPr>
        <w:t>号断点。</w:t>
      </w:r>
    </w:p>
    <w:p w:rsidR="00D27FDD" w:rsidRPr="00D27FDD" w:rsidRDefault="00D27FDD" w:rsidP="00D27FDD">
      <w:pPr>
        <w:widowControl/>
        <w:numPr>
          <w:ilvl w:val="0"/>
          <w:numId w:val="8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bc</w:t>
      </w:r>
      <w:r w:rsidRPr="00D27FDD">
        <w:rPr>
          <w:rFonts w:ascii="inherit" w:eastAsia="宋体" w:hAnsi="inherit" w:cs="Helvetica"/>
          <w:color w:val="373737"/>
          <w:kern w:val="0"/>
          <w:sz w:val="23"/>
          <w:szCs w:val="23"/>
        </w:rPr>
        <w:t>：清除断点，如：</w:t>
      </w:r>
      <w:r w:rsidRPr="00D27FDD">
        <w:rPr>
          <w:rFonts w:ascii="inherit" w:eastAsia="宋体" w:hAnsi="inherit" w:cs="Helvetica"/>
          <w:color w:val="373737"/>
          <w:kern w:val="0"/>
          <w:sz w:val="23"/>
          <w:szCs w:val="23"/>
        </w:rPr>
        <w:t>bc 1</w:t>
      </w:r>
      <w:r w:rsidRPr="00D27FDD">
        <w:rPr>
          <w:rFonts w:ascii="inherit" w:eastAsia="宋体" w:hAnsi="inherit" w:cs="Helvetica"/>
          <w:color w:val="373737"/>
          <w:kern w:val="0"/>
          <w:sz w:val="23"/>
          <w:szCs w:val="23"/>
        </w:rPr>
        <w:t>，清除断点</w:t>
      </w:r>
      <w:r w:rsidRPr="00D27FDD">
        <w:rPr>
          <w:rFonts w:ascii="inherit" w:eastAsia="宋体" w:hAnsi="inherit" w:cs="Helvetica"/>
          <w:color w:val="373737"/>
          <w:kern w:val="0"/>
          <w:sz w:val="23"/>
          <w:szCs w:val="23"/>
        </w:rPr>
        <w:t>1</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bc *</w:t>
      </w:r>
      <w:r w:rsidRPr="00D27FDD">
        <w:rPr>
          <w:rFonts w:ascii="inherit" w:eastAsia="宋体" w:hAnsi="inherit" w:cs="Helvetica"/>
          <w:color w:val="373737"/>
          <w:kern w:val="0"/>
          <w:sz w:val="23"/>
          <w:szCs w:val="23"/>
        </w:rPr>
        <w:t>，清除全部断点。</w:t>
      </w:r>
    </w:p>
    <w:p w:rsidR="00D27FDD" w:rsidRPr="00D27FDD" w:rsidRDefault="00D27FDD" w:rsidP="00D27FDD">
      <w:pPr>
        <w:widowControl/>
        <w:numPr>
          <w:ilvl w:val="0"/>
          <w:numId w:val="8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br</w:t>
      </w:r>
      <w:r w:rsidRPr="00D27FDD">
        <w:rPr>
          <w:rFonts w:ascii="inherit" w:eastAsia="宋体" w:hAnsi="inherit" w:cs="Helvetica"/>
          <w:color w:val="373737"/>
          <w:kern w:val="0"/>
          <w:sz w:val="23"/>
          <w:szCs w:val="23"/>
        </w:rPr>
        <w:t>：序号管理，</w:t>
      </w:r>
      <w:r w:rsidRPr="00D27FDD">
        <w:rPr>
          <w:rFonts w:ascii="inherit" w:eastAsia="宋体" w:hAnsi="inherit" w:cs="Helvetica"/>
          <w:color w:val="373737"/>
          <w:kern w:val="0"/>
          <w:sz w:val="23"/>
          <w:szCs w:val="23"/>
        </w:rPr>
        <w:t>r</w:t>
      </w:r>
      <w:r w:rsidRPr="00D27FDD">
        <w:rPr>
          <w:rFonts w:ascii="inherit" w:eastAsia="宋体" w:hAnsi="inherit" w:cs="Helvetica"/>
          <w:color w:val="373737"/>
          <w:kern w:val="0"/>
          <w:sz w:val="23"/>
          <w:szCs w:val="23"/>
        </w:rPr>
        <w:t>代表</w:t>
      </w:r>
      <w:r w:rsidRPr="00D27FDD">
        <w:rPr>
          <w:rFonts w:ascii="inherit" w:eastAsia="宋体" w:hAnsi="inherit" w:cs="Helvetica"/>
          <w:color w:val="373737"/>
          <w:kern w:val="0"/>
          <w:sz w:val="23"/>
          <w:szCs w:val="23"/>
        </w:rPr>
        <w:t>ReNumber</w:t>
      </w:r>
      <w:r w:rsidRPr="00D27FDD">
        <w:rPr>
          <w:rFonts w:ascii="inherit" w:eastAsia="宋体" w:hAnsi="inherit" w:cs="Helvetica"/>
          <w:color w:val="373737"/>
          <w:kern w:val="0"/>
          <w:sz w:val="23"/>
          <w:szCs w:val="23"/>
        </w:rPr>
        <w:t>，即重新排序。如：</w:t>
      </w:r>
      <w:r w:rsidRPr="00D27FDD">
        <w:rPr>
          <w:rFonts w:ascii="inherit" w:eastAsia="宋体" w:hAnsi="inherit" w:cs="Helvetica"/>
          <w:color w:val="373737"/>
          <w:kern w:val="0"/>
          <w:sz w:val="23"/>
          <w:szCs w:val="23"/>
        </w:rPr>
        <w:t>br 2 0</w:t>
      </w:r>
      <w:r w:rsidRPr="00D27FDD">
        <w:rPr>
          <w:rFonts w:ascii="inherit" w:eastAsia="宋体" w:hAnsi="inherit" w:cs="Helvetica"/>
          <w:color w:val="373737"/>
          <w:kern w:val="0"/>
          <w:sz w:val="23"/>
          <w:szCs w:val="23"/>
        </w:rPr>
        <w:t>，将</w:t>
      </w:r>
      <w:r w:rsidRPr="00D27FDD">
        <w:rPr>
          <w:rFonts w:ascii="inherit" w:eastAsia="宋体" w:hAnsi="inherit" w:cs="Helvetica"/>
          <w:color w:val="373737"/>
          <w:kern w:val="0"/>
          <w:sz w:val="23"/>
          <w:szCs w:val="23"/>
        </w:rPr>
        <w:t>2</w:t>
      </w:r>
      <w:r w:rsidRPr="00D27FDD">
        <w:rPr>
          <w:rFonts w:ascii="inherit" w:eastAsia="宋体" w:hAnsi="inherit" w:cs="Helvetica"/>
          <w:color w:val="373737"/>
          <w:kern w:val="0"/>
          <w:sz w:val="23"/>
          <w:szCs w:val="23"/>
        </w:rPr>
        <w:t>号断点重设为</w:t>
      </w:r>
      <w:r w:rsidRPr="00D27FDD">
        <w:rPr>
          <w:rFonts w:ascii="inherit" w:eastAsia="宋体" w:hAnsi="inherit" w:cs="Helvetica"/>
          <w:color w:val="373737"/>
          <w:kern w:val="0"/>
          <w:sz w:val="23"/>
          <w:szCs w:val="23"/>
        </w:rPr>
        <w:t>0</w:t>
      </w:r>
      <w:r w:rsidRPr="00D27FDD">
        <w:rPr>
          <w:rFonts w:ascii="inherit" w:eastAsia="宋体" w:hAnsi="inherit" w:cs="Helvetica"/>
          <w:color w:val="373737"/>
          <w:kern w:val="0"/>
          <w:sz w:val="23"/>
          <w:szCs w:val="23"/>
        </w:rPr>
        <w:t>号断点。</w:t>
      </w:r>
    </w:p>
    <w:p w:rsidR="00D27FDD" w:rsidRPr="00D27FDD" w:rsidRDefault="00D27FDD" w:rsidP="00D27FDD">
      <w:pPr>
        <w:widowControl/>
        <w:shd w:val="clear" w:color="auto" w:fill="FFFFFF"/>
        <w:spacing w:after="195"/>
        <w:jc w:val="left"/>
        <w:textAlignment w:val="baseline"/>
        <w:outlineLvl w:val="0"/>
        <w:rPr>
          <w:rFonts w:ascii="Helvetica" w:eastAsia="宋体" w:hAnsi="Helvetica" w:cs="Helvetica"/>
          <w:b/>
          <w:bCs/>
          <w:color w:val="000000"/>
          <w:kern w:val="36"/>
          <w:sz w:val="23"/>
          <w:szCs w:val="23"/>
        </w:rPr>
      </w:pPr>
      <w:r w:rsidRPr="00D27FDD">
        <w:rPr>
          <w:rFonts w:ascii="Helvetica" w:eastAsia="宋体" w:hAnsi="Helvetica" w:cs="Helvetica"/>
          <w:b/>
          <w:bCs/>
          <w:color w:val="000000"/>
          <w:kern w:val="36"/>
          <w:sz w:val="23"/>
          <w:szCs w:val="23"/>
        </w:rPr>
        <w:t xml:space="preserve">5. </w:t>
      </w:r>
      <w:r w:rsidRPr="00D27FDD">
        <w:rPr>
          <w:rFonts w:ascii="Helvetica" w:eastAsia="宋体" w:hAnsi="Helvetica" w:cs="Helvetica"/>
          <w:b/>
          <w:bCs/>
          <w:color w:val="000000"/>
          <w:kern w:val="36"/>
          <w:sz w:val="23"/>
          <w:szCs w:val="23"/>
        </w:rPr>
        <w:t>内存命令</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这一节里面，我们学习如何查看内存信息。内存是存储数据、代码的地方，通过内存查看命令可以分析很多问题。相关命令可以分为：内存查看命令和内存统计命令。内存统计命令用来分析内存的使用状况。</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5.1 </w:t>
      </w:r>
      <w:r w:rsidRPr="00D27FDD">
        <w:rPr>
          <w:rFonts w:ascii="Helvetica" w:eastAsia="宋体" w:hAnsi="Helvetica" w:cs="Helvetica"/>
          <w:b/>
          <w:bCs/>
          <w:color w:val="000000"/>
          <w:kern w:val="0"/>
          <w:sz w:val="23"/>
          <w:szCs w:val="23"/>
        </w:rPr>
        <w:t>查看内存</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            </w:t>
      </w:r>
      <w:r w:rsidRPr="00D27FDD">
        <w:rPr>
          <w:rFonts w:ascii="Helvetica" w:eastAsia="宋体" w:hAnsi="Helvetica" w:cs="Helvetica"/>
          <w:color w:val="373737"/>
          <w:kern w:val="0"/>
          <w:sz w:val="23"/>
          <w:szCs w:val="23"/>
        </w:rPr>
        <w:t>有非常丰富的内存查看命令，它们被统一为</w:t>
      </w:r>
      <w:r w:rsidRPr="00D27FDD">
        <w:rPr>
          <w:rFonts w:ascii="Helvetica" w:eastAsia="宋体" w:hAnsi="Helvetica" w:cs="Helvetica"/>
          <w:color w:val="373737"/>
          <w:kern w:val="0"/>
          <w:sz w:val="23"/>
          <w:szCs w:val="23"/>
        </w:rPr>
        <w:t>d*</w:t>
      </w:r>
      <w:r w:rsidRPr="00D27FDD">
        <w:rPr>
          <w:rFonts w:ascii="Helvetica" w:eastAsia="宋体" w:hAnsi="Helvetica" w:cs="Helvetica"/>
          <w:color w:val="373737"/>
          <w:kern w:val="0"/>
          <w:sz w:val="23"/>
          <w:szCs w:val="23"/>
        </w:rPr>
        <w:t>格式，如下所示：</w:t>
      </w:r>
    </w:p>
    <w:p w:rsidR="00D27FDD" w:rsidRPr="00D27FDD" w:rsidRDefault="00D27FDD" w:rsidP="00D27FDD">
      <w:pPr>
        <w:widowControl/>
        <w:numPr>
          <w:ilvl w:val="0"/>
          <w:numId w:val="90"/>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w:t>
      </w:r>
      <w:r w:rsidRPr="00D27FDD">
        <w:rPr>
          <w:rFonts w:ascii="inherit" w:eastAsia="宋体" w:hAnsi="inherit" w:cs="Helvetica"/>
          <w:color w:val="373737"/>
          <w:kern w:val="0"/>
          <w:sz w:val="23"/>
          <w:szCs w:val="23"/>
        </w:rPr>
        <w:t>类型</w:t>
      </w:r>
      <w:r w:rsidRPr="00D27FDD">
        <w:rPr>
          <w:rFonts w:ascii="inherit" w:eastAsia="宋体" w:hAnsi="inherit" w:cs="Helvetica"/>
          <w:color w:val="373737"/>
          <w:kern w:val="0"/>
          <w:sz w:val="23"/>
          <w:szCs w:val="23"/>
        </w:rPr>
        <w:t>]  [</w:t>
      </w:r>
      <w:r w:rsidRPr="00D27FDD">
        <w:rPr>
          <w:rFonts w:ascii="inherit" w:eastAsia="宋体" w:hAnsi="inherit" w:cs="Helvetica"/>
          <w:color w:val="373737"/>
          <w:kern w:val="0"/>
          <w:sz w:val="23"/>
          <w:szCs w:val="23"/>
        </w:rPr>
        <w:t>地址范围</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d</w:t>
      </w:r>
      <w:r w:rsidRPr="00D27FDD">
        <w:rPr>
          <w:rFonts w:ascii="inherit" w:eastAsia="宋体" w:hAnsi="inherit" w:cs="Helvetica"/>
          <w:color w:val="373737"/>
          <w:kern w:val="0"/>
          <w:sz w:val="23"/>
          <w:szCs w:val="23"/>
        </w:rPr>
        <w:t>代表</w:t>
      </w:r>
      <w:r w:rsidRPr="00D27FDD">
        <w:rPr>
          <w:rFonts w:ascii="inherit" w:eastAsia="宋体" w:hAnsi="inherit" w:cs="Helvetica"/>
          <w:color w:val="373737"/>
          <w:kern w:val="0"/>
          <w:sz w:val="23"/>
          <w:szCs w:val="23"/>
        </w:rPr>
        <w:t>Display</w:t>
      </w:r>
      <w:r w:rsidRPr="00D27FDD">
        <w:rPr>
          <w:rFonts w:ascii="inherit" w:eastAsia="宋体" w:hAnsi="inherit" w:cs="Helvetica"/>
          <w:color w:val="373737"/>
          <w:kern w:val="0"/>
          <w:sz w:val="23"/>
          <w:szCs w:val="23"/>
        </w:rPr>
        <w:t>，类型包括：字符、字符串、双字等。具体来说，</w:t>
      </w:r>
      <w:r w:rsidRPr="00D27FDD">
        <w:rPr>
          <w:rFonts w:ascii="inherit" w:eastAsia="宋体" w:hAnsi="inherit" w:cs="Helvetica"/>
          <w:color w:val="373737"/>
          <w:kern w:val="0"/>
          <w:sz w:val="23"/>
          <w:szCs w:val="23"/>
        </w:rPr>
        <w:t>d*</w:t>
      </w:r>
      <w:r w:rsidRPr="00D27FDD">
        <w:rPr>
          <w:rFonts w:ascii="inherit" w:eastAsia="宋体" w:hAnsi="inherit" w:cs="Helvetica"/>
          <w:color w:val="373737"/>
          <w:kern w:val="0"/>
          <w:sz w:val="23"/>
          <w:szCs w:val="23"/>
        </w:rPr>
        <w:t>命令共有这几种：</w:t>
      </w:r>
      <w:r w:rsidRPr="00D27FDD">
        <w:rPr>
          <w:rFonts w:ascii="inherit" w:eastAsia="宋体" w:hAnsi="inherit" w:cs="Helvetica"/>
          <w:color w:val="373737"/>
          <w:kern w:val="0"/>
          <w:sz w:val="23"/>
          <w:szCs w:val="23"/>
        </w:rPr>
        <w:t>d</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 xml:space="preserve"> da</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db</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dc</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dd</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dD</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df</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dp</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dq</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du</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dw</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dW</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dyb</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dyd</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ds</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dS</w:t>
      </w:r>
      <w:r w:rsidRPr="00D27FDD">
        <w:rPr>
          <w:rFonts w:ascii="inherit" w:eastAsia="宋体" w:hAnsi="inherit" w:cs="Helvetica"/>
          <w:color w:val="373737"/>
          <w:kern w:val="0"/>
          <w:sz w:val="23"/>
          <w:szCs w:val="23"/>
        </w:rPr>
        <w:t>。解释如下：</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内存类型</w:t>
      </w:r>
      <w:r w:rsidRPr="00D27FDD">
        <w:rPr>
          <w:rFonts w:ascii="Helvetica" w:eastAsia="宋体" w:hAnsi="Helvetica" w:cs="Helvetica"/>
          <w:b/>
          <w:bCs/>
          <w:color w:val="373737"/>
          <w:kern w:val="0"/>
          <w:sz w:val="23"/>
          <w:szCs w:val="23"/>
        </w:rPr>
        <w:t> </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基本类型</w:t>
      </w:r>
      <w:r w:rsidRPr="00D27FDD">
        <w:rPr>
          <w:rFonts w:ascii="Helvetica" w:eastAsia="宋体" w:hAnsi="Helvetica" w:cs="Helvetica"/>
          <w:color w:val="373737"/>
          <w:kern w:val="0"/>
          <w:sz w:val="23"/>
          <w:szCs w:val="23"/>
        </w:rPr>
        <w:t>：</w:t>
      </w:r>
    </w:p>
    <w:p w:rsidR="00D27FDD" w:rsidRPr="00D27FDD" w:rsidRDefault="00D27FDD" w:rsidP="00D27FDD">
      <w:pPr>
        <w:widowControl/>
        <w:numPr>
          <w:ilvl w:val="0"/>
          <w:numId w:val="91"/>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dw = </w:t>
      </w:r>
      <w:r w:rsidRPr="00D27FDD">
        <w:rPr>
          <w:rFonts w:ascii="inherit" w:eastAsia="宋体" w:hAnsi="inherit" w:cs="Helvetica"/>
          <w:color w:val="373737"/>
          <w:kern w:val="0"/>
          <w:sz w:val="23"/>
          <w:szCs w:val="23"/>
        </w:rPr>
        <w:t>双字节</w:t>
      </w:r>
      <w:r w:rsidRPr="00D27FDD">
        <w:rPr>
          <w:rFonts w:ascii="inherit" w:eastAsia="宋体" w:hAnsi="inherit" w:cs="Helvetica"/>
          <w:color w:val="373737"/>
          <w:kern w:val="0"/>
          <w:sz w:val="23"/>
          <w:szCs w:val="23"/>
        </w:rPr>
        <w:t>WORD</w:t>
      </w:r>
      <w:r w:rsidRPr="00D27FDD">
        <w:rPr>
          <w:rFonts w:ascii="inherit" w:eastAsia="宋体" w:hAnsi="inherit" w:cs="Helvetica"/>
          <w:color w:val="373737"/>
          <w:kern w:val="0"/>
          <w:sz w:val="23"/>
          <w:szCs w:val="23"/>
        </w:rPr>
        <w:t>格式；</w:t>
      </w:r>
    </w:p>
    <w:p w:rsidR="00D27FDD" w:rsidRPr="00D27FDD" w:rsidRDefault="00D27FDD" w:rsidP="00D27FDD">
      <w:pPr>
        <w:widowControl/>
        <w:numPr>
          <w:ilvl w:val="0"/>
          <w:numId w:val="91"/>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lastRenderedPageBreak/>
        <w:t>dd = 4</w:t>
      </w:r>
      <w:r w:rsidRPr="00D27FDD">
        <w:rPr>
          <w:rFonts w:ascii="inherit" w:eastAsia="宋体" w:hAnsi="inherit" w:cs="Helvetica"/>
          <w:color w:val="373737"/>
          <w:kern w:val="0"/>
          <w:sz w:val="23"/>
          <w:szCs w:val="23"/>
        </w:rPr>
        <w:t>字节</w:t>
      </w:r>
      <w:r w:rsidRPr="00D27FDD">
        <w:rPr>
          <w:rFonts w:ascii="inherit" w:eastAsia="宋体" w:hAnsi="inherit" w:cs="Helvetica"/>
          <w:color w:val="373737"/>
          <w:kern w:val="0"/>
          <w:sz w:val="23"/>
          <w:szCs w:val="23"/>
        </w:rPr>
        <w:t>DWORD</w:t>
      </w:r>
      <w:r w:rsidRPr="00D27FDD">
        <w:rPr>
          <w:rFonts w:ascii="inherit" w:eastAsia="宋体" w:hAnsi="inherit" w:cs="Helvetica"/>
          <w:color w:val="373737"/>
          <w:kern w:val="0"/>
          <w:sz w:val="23"/>
          <w:szCs w:val="23"/>
        </w:rPr>
        <w:t>格式</w:t>
      </w:r>
      <w:r w:rsidRPr="00D27FDD">
        <w:rPr>
          <w:rFonts w:ascii="inherit" w:eastAsia="宋体" w:hAnsi="inherit" w:cs="Helvetica"/>
          <w:color w:val="373737"/>
          <w:kern w:val="0"/>
          <w:sz w:val="23"/>
          <w:szCs w:val="23"/>
        </w:rPr>
        <w:t xml:space="preserve"> </w:t>
      </w:r>
      <w:r w:rsidRPr="00D27FDD">
        <w:rPr>
          <w:rFonts w:ascii="inherit" w:eastAsia="宋体" w:hAnsi="inherit" w:cs="Helvetica"/>
          <w:color w:val="373737"/>
          <w:kern w:val="0"/>
          <w:sz w:val="23"/>
          <w:szCs w:val="23"/>
        </w:rPr>
        <w:t>；</w:t>
      </w:r>
    </w:p>
    <w:p w:rsidR="00D27FDD" w:rsidRPr="00D27FDD" w:rsidRDefault="00D27FDD" w:rsidP="00D27FDD">
      <w:pPr>
        <w:widowControl/>
        <w:numPr>
          <w:ilvl w:val="0"/>
          <w:numId w:val="91"/>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dq = 8</w:t>
      </w:r>
      <w:r w:rsidRPr="00D27FDD">
        <w:rPr>
          <w:rFonts w:ascii="inherit" w:eastAsia="宋体" w:hAnsi="inherit" w:cs="Helvetica"/>
          <w:color w:val="373737"/>
          <w:kern w:val="0"/>
          <w:sz w:val="23"/>
          <w:szCs w:val="23"/>
        </w:rPr>
        <w:t>字节格式；</w:t>
      </w:r>
    </w:p>
    <w:p w:rsidR="00D27FDD" w:rsidRPr="00D27FDD" w:rsidRDefault="00D27FDD" w:rsidP="00D27FDD">
      <w:pPr>
        <w:widowControl/>
        <w:numPr>
          <w:ilvl w:val="0"/>
          <w:numId w:val="91"/>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df = 4</w:t>
      </w:r>
      <w:r w:rsidRPr="00D27FDD">
        <w:rPr>
          <w:rFonts w:ascii="inherit" w:eastAsia="宋体" w:hAnsi="inherit" w:cs="Helvetica"/>
          <w:color w:val="373737"/>
          <w:kern w:val="0"/>
          <w:sz w:val="23"/>
          <w:szCs w:val="23"/>
        </w:rPr>
        <w:t>字节单精度浮点数格式；</w:t>
      </w:r>
    </w:p>
    <w:p w:rsidR="00D27FDD" w:rsidRPr="00D27FDD" w:rsidRDefault="00D27FDD" w:rsidP="00D27FDD">
      <w:pPr>
        <w:widowControl/>
        <w:numPr>
          <w:ilvl w:val="0"/>
          <w:numId w:val="91"/>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dD =8</w:t>
      </w:r>
      <w:r w:rsidRPr="00D27FDD">
        <w:rPr>
          <w:rFonts w:ascii="inherit" w:eastAsia="宋体" w:hAnsi="inherit" w:cs="Helvetica"/>
          <w:color w:val="373737"/>
          <w:kern w:val="0"/>
          <w:sz w:val="23"/>
          <w:szCs w:val="23"/>
        </w:rPr>
        <w:t>字节双精度浮点数格式；</w:t>
      </w:r>
    </w:p>
    <w:p w:rsidR="00D27FDD" w:rsidRPr="00D27FDD" w:rsidRDefault="00D27FDD" w:rsidP="00D27FDD">
      <w:pPr>
        <w:widowControl/>
        <w:numPr>
          <w:ilvl w:val="0"/>
          <w:numId w:val="91"/>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dp = </w:t>
      </w:r>
      <w:r w:rsidRPr="00D27FDD">
        <w:rPr>
          <w:rFonts w:ascii="inherit" w:eastAsia="宋体" w:hAnsi="inherit" w:cs="Helvetica"/>
          <w:color w:val="373737"/>
          <w:kern w:val="0"/>
          <w:sz w:val="23"/>
          <w:szCs w:val="23"/>
        </w:rPr>
        <w:t>指针大小格式，</w:t>
      </w:r>
      <w:r w:rsidRPr="00D27FDD">
        <w:rPr>
          <w:rFonts w:ascii="inherit" w:eastAsia="宋体" w:hAnsi="inherit" w:cs="Helvetica"/>
          <w:color w:val="373737"/>
          <w:kern w:val="0"/>
          <w:sz w:val="23"/>
          <w:szCs w:val="23"/>
        </w:rPr>
        <w:t>32</w:t>
      </w:r>
      <w:r w:rsidRPr="00D27FDD">
        <w:rPr>
          <w:rFonts w:ascii="inherit" w:eastAsia="宋体" w:hAnsi="inherit" w:cs="Helvetica"/>
          <w:color w:val="373737"/>
          <w:kern w:val="0"/>
          <w:sz w:val="23"/>
          <w:szCs w:val="23"/>
        </w:rPr>
        <w:t>位系统下</w:t>
      </w:r>
      <w:r w:rsidRPr="00D27FDD">
        <w:rPr>
          <w:rFonts w:ascii="inherit" w:eastAsia="宋体" w:hAnsi="inherit" w:cs="Helvetica"/>
          <w:color w:val="373737"/>
          <w:kern w:val="0"/>
          <w:sz w:val="23"/>
          <w:szCs w:val="23"/>
        </w:rPr>
        <w:t>4</w:t>
      </w:r>
      <w:r w:rsidRPr="00D27FDD">
        <w:rPr>
          <w:rFonts w:ascii="inherit" w:eastAsia="宋体" w:hAnsi="inherit" w:cs="Helvetica"/>
          <w:color w:val="373737"/>
          <w:kern w:val="0"/>
          <w:sz w:val="23"/>
          <w:szCs w:val="23"/>
        </w:rPr>
        <w:t>字节，</w:t>
      </w:r>
      <w:r w:rsidRPr="00D27FDD">
        <w:rPr>
          <w:rFonts w:ascii="inherit" w:eastAsia="宋体" w:hAnsi="inherit" w:cs="Helvetica"/>
          <w:color w:val="373737"/>
          <w:kern w:val="0"/>
          <w:sz w:val="23"/>
          <w:szCs w:val="23"/>
        </w:rPr>
        <w:t>64</w:t>
      </w:r>
      <w:r w:rsidRPr="00D27FDD">
        <w:rPr>
          <w:rFonts w:ascii="inherit" w:eastAsia="宋体" w:hAnsi="inherit" w:cs="Helvetica"/>
          <w:color w:val="373737"/>
          <w:kern w:val="0"/>
          <w:sz w:val="23"/>
          <w:szCs w:val="23"/>
        </w:rPr>
        <w:t>位系统下为</w:t>
      </w:r>
      <w:r w:rsidRPr="00D27FDD">
        <w:rPr>
          <w:rFonts w:ascii="inherit" w:eastAsia="宋体" w:hAnsi="inherit" w:cs="Helvetica"/>
          <w:color w:val="373737"/>
          <w:kern w:val="0"/>
          <w:sz w:val="23"/>
          <w:szCs w:val="23"/>
        </w:rPr>
        <w:t>8</w:t>
      </w:r>
      <w:r w:rsidRPr="00D27FDD">
        <w:rPr>
          <w:rFonts w:ascii="inherit" w:eastAsia="宋体" w:hAnsi="inherit" w:cs="Helvetica"/>
          <w:color w:val="373737"/>
          <w:kern w:val="0"/>
          <w:sz w:val="23"/>
          <w:szCs w:val="23"/>
        </w:rPr>
        <w:t>字节。</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基本字符串</w:t>
      </w:r>
      <w:r w:rsidRPr="00D27FDD">
        <w:rPr>
          <w:rFonts w:ascii="Helvetica" w:eastAsia="宋体" w:hAnsi="Helvetica" w:cs="Helvetica"/>
          <w:color w:val="373737"/>
          <w:kern w:val="0"/>
          <w:sz w:val="23"/>
          <w:szCs w:val="23"/>
        </w:rPr>
        <w:t>：</w:t>
      </w:r>
    </w:p>
    <w:p w:rsidR="00D27FDD" w:rsidRPr="00D27FDD" w:rsidRDefault="00D27FDD" w:rsidP="00D27FDD">
      <w:pPr>
        <w:widowControl/>
        <w:numPr>
          <w:ilvl w:val="0"/>
          <w:numId w:val="92"/>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da = ASCII</w:t>
      </w:r>
      <w:r w:rsidRPr="00D27FDD">
        <w:rPr>
          <w:rFonts w:ascii="inherit" w:eastAsia="宋体" w:hAnsi="inherit" w:cs="Helvetica"/>
          <w:color w:val="373737"/>
          <w:kern w:val="0"/>
          <w:sz w:val="23"/>
          <w:szCs w:val="23"/>
        </w:rPr>
        <w:t>字符串格式；</w:t>
      </w:r>
    </w:p>
    <w:p w:rsidR="00D27FDD" w:rsidRPr="00D27FDD" w:rsidRDefault="00D27FDD" w:rsidP="00D27FDD">
      <w:pPr>
        <w:widowControl/>
        <w:numPr>
          <w:ilvl w:val="0"/>
          <w:numId w:val="92"/>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du = UNICODE</w:t>
      </w:r>
      <w:r w:rsidRPr="00D27FDD">
        <w:rPr>
          <w:rFonts w:ascii="inherit" w:eastAsia="宋体" w:hAnsi="inherit" w:cs="Helvetica"/>
          <w:color w:val="373737"/>
          <w:kern w:val="0"/>
          <w:sz w:val="23"/>
          <w:szCs w:val="23"/>
        </w:rPr>
        <w:t>字符串格式；</w:t>
      </w:r>
    </w:p>
    <w:p w:rsidR="00D27FDD" w:rsidRPr="00D27FDD" w:rsidRDefault="00D27FDD" w:rsidP="00D27FDD">
      <w:pPr>
        <w:widowControl/>
        <w:numPr>
          <w:ilvl w:val="0"/>
          <w:numId w:val="92"/>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db =</w:t>
      </w:r>
      <w:r w:rsidRPr="00D27FDD">
        <w:rPr>
          <w:rFonts w:ascii="inherit" w:eastAsia="宋体" w:hAnsi="inherit" w:cs="Helvetica"/>
          <w:color w:val="373737"/>
          <w:kern w:val="0"/>
          <w:sz w:val="23"/>
          <w:szCs w:val="23"/>
        </w:rPr>
        <w:t>字节</w:t>
      </w:r>
      <w:r w:rsidRPr="00D27FDD">
        <w:rPr>
          <w:rFonts w:ascii="inherit" w:eastAsia="宋体" w:hAnsi="inherit" w:cs="Helvetica"/>
          <w:color w:val="373737"/>
          <w:kern w:val="0"/>
          <w:sz w:val="23"/>
          <w:szCs w:val="23"/>
        </w:rPr>
        <w:t xml:space="preserve"> + ASCII</w:t>
      </w:r>
      <w:r w:rsidRPr="00D27FDD">
        <w:rPr>
          <w:rFonts w:ascii="inherit" w:eastAsia="宋体" w:hAnsi="inherit" w:cs="Helvetica"/>
          <w:color w:val="373737"/>
          <w:kern w:val="0"/>
          <w:sz w:val="23"/>
          <w:szCs w:val="23"/>
        </w:rPr>
        <w:t>字符串；</w:t>
      </w:r>
    </w:p>
    <w:p w:rsidR="00D27FDD" w:rsidRPr="00D27FDD" w:rsidRDefault="00D27FDD" w:rsidP="00D27FDD">
      <w:pPr>
        <w:widowControl/>
        <w:numPr>
          <w:ilvl w:val="0"/>
          <w:numId w:val="92"/>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dW = </w:t>
      </w:r>
      <w:r w:rsidRPr="00D27FDD">
        <w:rPr>
          <w:rFonts w:ascii="inherit" w:eastAsia="宋体" w:hAnsi="inherit" w:cs="Helvetica"/>
          <w:color w:val="373737"/>
          <w:kern w:val="0"/>
          <w:sz w:val="23"/>
          <w:szCs w:val="23"/>
        </w:rPr>
        <w:t>双字节</w:t>
      </w:r>
      <w:r w:rsidRPr="00D27FDD">
        <w:rPr>
          <w:rFonts w:ascii="inherit" w:eastAsia="宋体" w:hAnsi="inherit" w:cs="Helvetica"/>
          <w:color w:val="373737"/>
          <w:kern w:val="0"/>
          <w:sz w:val="23"/>
          <w:szCs w:val="23"/>
        </w:rPr>
        <w:t>WORD + ASCII</w:t>
      </w:r>
      <w:r w:rsidRPr="00D27FDD">
        <w:rPr>
          <w:rFonts w:ascii="inherit" w:eastAsia="宋体" w:hAnsi="inherit" w:cs="Helvetica"/>
          <w:color w:val="373737"/>
          <w:kern w:val="0"/>
          <w:sz w:val="23"/>
          <w:szCs w:val="23"/>
        </w:rPr>
        <w:t>字符串；</w:t>
      </w:r>
    </w:p>
    <w:p w:rsidR="00D27FDD" w:rsidRPr="00D27FDD" w:rsidRDefault="00D27FDD" w:rsidP="00D27FDD">
      <w:pPr>
        <w:widowControl/>
        <w:numPr>
          <w:ilvl w:val="0"/>
          <w:numId w:val="92"/>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dc = 4</w:t>
      </w:r>
      <w:r w:rsidRPr="00D27FDD">
        <w:rPr>
          <w:rFonts w:ascii="inherit" w:eastAsia="宋体" w:hAnsi="inherit" w:cs="Helvetica"/>
          <w:color w:val="373737"/>
          <w:kern w:val="0"/>
          <w:sz w:val="23"/>
          <w:szCs w:val="23"/>
        </w:rPr>
        <w:t>字节</w:t>
      </w:r>
      <w:r w:rsidRPr="00D27FDD">
        <w:rPr>
          <w:rFonts w:ascii="inherit" w:eastAsia="宋体" w:hAnsi="inherit" w:cs="Helvetica"/>
          <w:color w:val="373737"/>
          <w:kern w:val="0"/>
          <w:sz w:val="23"/>
          <w:szCs w:val="23"/>
        </w:rPr>
        <w:t>DWORD + ASCII</w:t>
      </w:r>
      <w:r w:rsidRPr="00D27FDD">
        <w:rPr>
          <w:rFonts w:ascii="inherit" w:eastAsia="宋体" w:hAnsi="inherit" w:cs="Helvetica"/>
          <w:color w:val="373737"/>
          <w:kern w:val="0"/>
          <w:sz w:val="23"/>
          <w:szCs w:val="23"/>
        </w:rPr>
        <w:t>字符串。</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高级字符串：</w:t>
      </w:r>
    </w:p>
    <w:p w:rsidR="00D27FDD" w:rsidRPr="00D27FDD" w:rsidRDefault="00D27FDD" w:rsidP="00D27FDD">
      <w:pPr>
        <w:widowControl/>
        <w:numPr>
          <w:ilvl w:val="0"/>
          <w:numId w:val="93"/>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ds = ANSI_STRING</w:t>
      </w:r>
      <w:r w:rsidRPr="00D27FDD">
        <w:rPr>
          <w:rFonts w:ascii="inherit" w:eastAsia="宋体" w:hAnsi="inherit" w:cs="Helvetica"/>
          <w:color w:val="373737"/>
          <w:kern w:val="0"/>
          <w:sz w:val="23"/>
          <w:szCs w:val="23"/>
        </w:rPr>
        <w:t>类型字符串格式；</w:t>
      </w:r>
    </w:p>
    <w:p w:rsidR="00D27FDD" w:rsidRPr="00D27FDD" w:rsidRDefault="00D27FDD" w:rsidP="00D27FDD">
      <w:pPr>
        <w:widowControl/>
        <w:numPr>
          <w:ilvl w:val="0"/>
          <w:numId w:val="93"/>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dS = UNICODE_STRING</w:t>
      </w:r>
      <w:r w:rsidRPr="00D27FDD">
        <w:rPr>
          <w:rFonts w:ascii="inherit" w:eastAsia="宋体" w:hAnsi="inherit" w:cs="Helvetica"/>
          <w:color w:val="373737"/>
          <w:kern w:val="0"/>
          <w:sz w:val="23"/>
          <w:szCs w:val="23"/>
        </w:rPr>
        <w:t>类型字符串格式。</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二进制</w:t>
      </w:r>
      <w:r w:rsidRPr="00D27FDD">
        <w:rPr>
          <w:rFonts w:ascii="Helvetica" w:eastAsia="宋体" w:hAnsi="Helvetica" w:cs="Helvetica"/>
          <w:b/>
          <w:bCs/>
          <w:color w:val="373737"/>
          <w:kern w:val="0"/>
          <w:sz w:val="23"/>
          <w:szCs w:val="23"/>
        </w:rPr>
        <w:t xml:space="preserve"> + </w:t>
      </w:r>
      <w:r w:rsidRPr="00D27FDD">
        <w:rPr>
          <w:rFonts w:ascii="Helvetica" w:eastAsia="宋体" w:hAnsi="Helvetica" w:cs="Helvetica"/>
          <w:b/>
          <w:bCs/>
          <w:color w:val="373737"/>
          <w:kern w:val="0"/>
          <w:sz w:val="23"/>
          <w:szCs w:val="23"/>
        </w:rPr>
        <w:t>基本类型</w:t>
      </w:r>
      <w:r w:rsidRPr="00D27FDD">
        <w:rPr>
          <w:rFonts w:ascii="Helvetica" w:eastAsia="宋体" w:hAnsi="Helvetica" w:cs="Helvetica"/>
          <w:color w:val="373737"/>
          <w:kern w:val="0"/>
          <w:sz w:val="23"/>
          <w:szCs w:val="23"/>
        </w:rPr>
        <w:t>：</w:t>
      </w:r>
    </w:p>
    <w:p w:rsidR="00D27FDD" w:rsidRPr="00D27FDD" w:rsidRDefault="00D27FDD" w:rsidP="00D27FDD">
      <w:pPr>
        <w:widowControl/>
        <w:numPr>
          <w:ilvl w:val="0"/>
          <w:numId w:val="94"/>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byb = </w:t>
      </w:r>
      <w:r w:rsidRPr="00D27FDD">
        <w:rPr>
          <w:rFonts w:ascii="inherit" w:eastAsia="宋体" w:hAnsi="inherit" w:cs="Helvetica"/>
          <w:color w:val="373737"/>
          <w:kern w:val="0"/>
          <w:sz w:val="23"/>
          <w:szCs w:val="23"/>
        </w:rPr>
        <w:t>二进制</w:t>
      </w:r>
      <w:r w:rsidRPr="00D27FDD">
        <w:rPr>
          <w:rFonts w:ascii="inherit" w:eastAsia="宋体" w:hAnsi="inherit" w:cs="Helvetica"/>
          <w:color w:val="373737"/>
          <w:kern w:val="0"/>
          <w:sz w:val="23"/>
          <w:szCs w:val="23"/>
        </w:rPr>
        <w:t xml:space="preserve"> + </w:t>
      </w:r>
      <w:r w:rsidRPr="00D27FDD">
        <w:rPr>
          <w:rFonts w:ascii="inherit" w:eastAsia="宋体" w:hAnsi="inherit" w:cs="Helvetica"/>
          <w:color w:val="373737"/>
          <w:kern w:val="0"/>
          <w:sz w:val="23"/>
          <w:szCs w:val="23"/>
        </w:rPr>
        <w:t>字节；</w:t>
      </w:r>
    </w:p>
    <w:p w:rsidR="00D27FDD" w:rsidRPr="00D27FDD" w:rsidRDefault="00D27FDD" w:rsidP="00D27FDD">
      <w:pPr>
        <w:widowControl/>
        <w:numPr>
          <w:ilvl w:val="0"/>
          <w:numId w:val="94"/>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byd = </w:t>
      </w:r>
      <w:r w:rsidRPr="00D27FDD">
        <w:rPr>
          <w:rFonts w:ascii="inherit" w:eastAsia="宋体" w:hAnsi="inherit" w:cs="Helvetica"/>
          <w:color w:val="373737"/>
          <w:kern w:val="0"/>
          <w:sz w:val="23"/>
          <w:szCs w:val="23"/>
        </w:rPr>
        <w:t>二进制</w:t>
      </w:r>
      <w:r w:rsidRPr="00D27FDD">
        <w:rPr>
          <w:rFonts w:ascii="inherit" w:eastAsia="宋体" w:hAnsi="inherit" w:cs="Helvetica"/>
          <w:color w:val="373737"/>
          <w:kern w:val="0"/>
          <w:sz w:val="23"/>
          <w:szCs w:val="23"/>
        </w:rPr>
        <w:t xml:space="preserve"> + DWORD</w:t>
      </w:r>
      <w:r w:rsidRPr="00D27FDD">
        <w:rPr>
          <w:rFonts w:ascii="inherit" w:eastAsia="宋体" w:hAnsi="inherit" w:cs="Helvetica"/>
          <w:color w:val="373737"/>
          <w:kern w:val="0"/>
          <w:sz w:val="23"/>
          <w:szCs w:val="23"/>
        </w:rPr>
        <w:t>值</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如果读者对此感觉不明白，特别是组合模式究竟是何种情形？看下例应能清楚。下例将同一个</w:t>
      </w:r>
      <w:r w:rsidRPr="00D27FDD">
        <w:rPr>
          <w:rFonts w:ascii="inherit" w:eastAsia="宋体" w:hAnsi="inherit" w:cs="Helvetica"/>
          <w:color w:val="373737"/>
          <w:kern w:val="0"/>
          <w:sz w:val="23"/>
          <w:szCs w:val="23"/>
        </w:rPr>
        <w:t>ASCII</w:t>
      </w:r>
      <w:r w:rsidRPr="00D27FDD">
        <w:rPr>
          <w:rFonts w:ascii="inherit" w:eastAsia="宋体" w:hAnsi="inherit" w:cs="Helvetica"/>
          <w:color w:val="373737"/>
          <w:kern w:val="0"/>
          <w:sz w:val="23"/>
          <w:szCs w:val="23"/>
        </w:rPr>
        <w:t>字符串，分别以</w:t>
      </w:r>
      <w:r w:rsidRPr="00D27FDD">
        <w:rPr>
          <w:rFonts w:ascii="inherit" w:eastAsia="宋体" w:hAnsi="inherit" w:cs="Helvetica"/>
          <w:color w:val="373737"/>
          <w:kern w:val="0"/>
          <w:sz w:val="23"/>
          <w:szCs w:val="23"/>
        </w:rPr>
        <w:t>ASCII</w:t>
      </w:r>
      <w:r w:rsidRPr="00D27FDD">
        <w:rPr>
          <w:rFonts w:ascii="inherit" w:eastAsia="宋体" w:hAnsi="inherit" w:cs="Helvetica"/>
          <w:color w:val="373737"/>
          <w:kern w:val="0"/>
          <w:sz w:val="23"/>
          <w:szCs w:val="23"/>
        </w:rPr>
        <w:t>字符串、</w:t>
      </w:r>
      <w:r w:rsidRPr="00D27FDD">
        <w:rPr>
          <w:rFonts w:ascii="inherit" w:eastAsia="宋体" w:hAnsi="inherit" w:cs="Helvetica"/>
          <w:color w:val="373737"/>
          <w:kern w:val="0"/>
          <w:sz w:val="23"/>
          <w:szCs w:val="23"/>
        </w:rPr>
        <w:t>Unicode</w:t>
      </w:r>
      <w:r w:rsidRPr="00D27FDD">
        <w:rPr>
          <w:rFonts w:ascii="inherit" w:eastAsia="宋体" w:hAnsi="inherit" w:cs="Helvetica"/>
          <w:color w:val="373737"/>
          <w:kern w:val="0"/>
          <w:sz w:val="23"/>
          <w:szCs w:val="23"/>
        </w:rPr>
        <w:t>字符串以及组合模式等共五种方式显示：</w:t>
      </w:r>
    </w:p>
    <w:p w:rsidR="00D27FDD" w:rsidRPr="00D27FDD" w:rsidRDefault="00D27FDD" w:rsidP="00D27FDD">
      <w:pPr>
        <w:widowControl/>
        <w:shd w:val="clear" w:color="auto" w:fill="FFFFFF"/>
        <w:jc w:val="center"/>
        <w:textAlignment w:val="baseline"/>
        <w:rPr>
          <w:rFonts w:ascii="inherit" w:eastAsia="宋体" w:hAnsi="inherit" w:cs="Helvetica"/>
          <w:color w:val="373737"/>
          <w:kern w:val="0"/>
          <w:sz w:val="23"/>
          <w:szCs w:val="23"/>
        </w:rPr>
      </w:pPr>
      <w:r w:rsidRPr="00D27FDD">
        <w:rPr>
          <w:rFonts w:ascii="inherit" w:eastAsia="宋体" w:hAnsi="inherit" w:cs="Helvetica" w:hint="eastAsia"/>
          <w:noProof/>
          <w:color w:val="1982D1"/>
          <w:kern w:val="0"/>
          <w:sz w:val="23"/>
          <w:szCs w:val="23"/>
          <w:bdr w:val="none" w:sz="0" w:space="0" w:color="auto" w:frame="1"/>
        </w:rPr>
        <w:drawing>
          <wp:inline distT="0" distB="0" distL="0" distR="0">
            <wp:extent cx="2857500" cy="2152650"/>
            <wp:effectExtent l="0" t="0" r="0" b="0"/>
            <wp:docPr id="1" name="图片 1" descr="read-mem">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ad-mem">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57500" cy="2152650"/>
                    </a:xfrm>
                    <a:prstGeom prst="rect">
                      <a:avLst/>
                    </a:prstGeom>
                    <a:noFill/>
                    <a:ln>
                      <a:noFill/>
                    </a:ln>
                  </pic:spPr>
                </pic:pic>
              </a:graphicData>
            </a:graphic>
          </wp:inline>
        </w:drawing>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此系列命令还有一些可加利用的开关选项，介绍如下：</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/c </w:t>
      </w:r>
      <w:r w:rsidRPr="00D27FDD">
        <w:rPr>
          <w:rFonts w:ascii="inherit" w:eastAsia="宋体" w:hAnsi="inherit" w:cs="Helvetica"/>
          <w:color w:val="373737"/>
          <w:kern w:val="0"/>
          <w:sz w:val="23"/>
          <w:szCs w:val="23"/>
        </w:rPr>
        <w:t>列数：指定列数。默认情况下，列数</w:t>
      </w:r>
      <w:r w:rsidRPr="00D27FDD">
        <w:rPr>
          <w:rFonts w:ascii="inherit" w:eastAsia="宋体" w:hAnsi="inherit" w:cs="Helvetica"/>
          <w:color w:val="373737"/>
          <w:kern w:val="0"/>
          <w:sz w:val="23"/>
          <w:szCs w:val="23"/>
        </w:rPr>
        <w:t xml:space="preserve"> </w:t>
      </w:r>
      <w:r w:rsidRPr="00D27FDD">
        <w:rPr>
          <w:rFonts w:ascii="inherit" w:eastAsia="宋体" w:hAnsi="inherit" w:cs="Helvetica"/>
          <w:color w:val="373737"/>
          <w:kern w:val="0"/>
          <w:sz w:val="23"/>
          <w:szCs w:val="23"/>
        </w:rPr>
        <w:t>等于</w:t>
      </w:r>
      <w:r w:rsidRPr="00D27FDD">
        <w:rPr>
          <w:rFonts w:ascii="inherit" w:eastAsia="宋体" w:hAnsi="inherit" w:cs="Helvetica"/>
          <w:color w:val="373737"/>
          <w:kern w:val="0"/>
          <w:sz w:val="23"/>
          <w:szCs w:val="23"/>
        </w:rPr>
        <w:t>16</w:t>
      </w:r>
      <w:r w:rsidRPr="00D27FDD">
        <w:rPr>
          <w:rFonts w:ascii="inherit" w:eastAsia="宋体" w:hAnsi="inherit" w:cs="Helvetica"/>
          <w:color w:val="373737"/>
          <w:kern w:val="0"/>
          <w:sz w:val="23"/>
          <w:szCs w:val="23"/>
        </w:rPr>
        <w:t>除以列长，如</w:t>
      </w:r>
      <w:r w:rsidRPr="00D27FDD">
        <w:rPr>
          <w:rFonts w:ascii="inherit" w:eastAsia="宋体" w:hAnsi="inherit" w:cs="Helvetica"/>
          <w:color w:val="373737"/>
          <w:kern w:val="0"/>
          <w:sz w:val="23"/>
          <w:szCs w:val="23"/>
        </w:rPr>
        <w:t>dd</w:t>
      </w:r>
      <w:r w:rsidRPr="00D27FDD">
        <w:rPr>
          <w:rFonts w:ascii="inherit" w:eastAsia="宋体" w:hAnsi="inherit" w:cs="Helvetica"/>
          <w:color w:val="373737"/>
          <w:kern w:val="0"/>
          <w:sz w:val="23"/>
          <w:szCs w:val="23"/>
        </w:rPr>
        <w:t>命令的默认列数即为</w:t>
      </w:r>
      <w:r w:rsidRPr="00D27FDD">
        <w:rPr>
          <w:rFonts w:ascii="inherit" w:eastAsia="宋体" w:hAnsi="inherit" w:cs="Helvetica"/>
          <w:color w:val="373737"/>
          <w:kern w:val="0"/>
          <w:sz w:val="23"/>
          <w:szCs w:val="23"/>
        </w:rPr>
        <w:t>4</w:t>
      </w:r>
      <w:r w:rsidRPr="00D27FDD">
        <w:rPr>
          <w:rFonts w:ascii="inherit" w:eastAsia="宋体" w:hAnsi="inherit" w:cs="Helvetica"/>
          <w:color w:val="373737"/>
          <w:kern w:val="0"/>
          <w:sz w:val="23"/>
          <w:szCs w:val="23"/>
        </w:rPr>
        <w:t>列（</w:t>
      </w:r>
      <w:r w:rsidRPr="00D27FDD">
        <w:rPr>
          <w:rFonts w:ascii="inherit" w:eastAsia="宋体" w:hAnsi="inherit" w:cs="Helvetica"/>
          <w:color w:val="373737"/>
          <w:kern w:val="0"/>
          <w:sz w:val="23"/>
          <w:szCs w:val="23"/>
        </w:rPr>
        <w:t>=16/4</w:t>
      </w:r>
      <w:r w:rsidRPr="00D27FDD">
        <w:rPr>
          <w:rFonts w:ascii="inherit" w:eastAsia="宋体" w:hAnsi="inherit" w:cs="Helvetica"/>
          <w:color w:val="373737"/>
          <w:kern w:val="0"/>
          <w:sz w:val="23"/>
          <w:szCs w:val="23"/>
        </w:rPr>
        <w:t>）。例：</w:t>
      </w:r>
    </w:p>
    <w:p w:rsidR="00D27FDD" w:rsidRPr="00D27FDD" w:rsidRDefault="00D27FDD" w:rsidP="00D27FDD">
      <w:pPr>
        <w:widowControl/>
        <w:numPr>
          <w:ilvl w:val="0"/>
          <w:numId w:val="9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dd  /c  8</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此命令每列显示</w:t>
      </w:r>
      <w:r w:rsidRPr="00D27FDD">
        <w:rPr>
          <w:rFonts w:ascii="inherit" w:eastAsia="宋体" w:hAnsi="inherit" w:cs="Helvetica"/>
          <w:color w:val="373737"/>
          <w:kern w:val="0"/>
          <w:sz w:val="23"/>
          <w:szCs w:val="23"/>
        </w:rPr>
        <w:t>8</w:t>
      </w:r>
      <w:r w:rsidRPr="00D27FDD">
        <w:rPr>
          <w:rFonts w:ascii="inherit" w:eastAsia="宋体" w:hAnsi="inherit" w:cs="Helvetica"/>
          <w:color w:val="373737"/>
          <w:kern w:val="0"/>
          <w:sz w:val="23"/>
          <w:szCs w:val="23"/>
        </w:rPr>
        <w:t>个</w:t>
      </w:r>
      <w:r w:rsidRPr="00D27FDD">
        <w:rPr>
          <w:rFonts w:ascii="inherit" w:eastAsia="宋体" w:hAnsi="inherit" w:cs="Helvetica"/>
          <w:color w:val="373737"/>
          <w:kern w:val="0"/>
          <w:sz w:val="23"/>
          <w:szCs w:val="23"/>
        </w:rPr>
        <w:t>DWORD</w:t>
      </w:r>
      <w:r w:rsidRPr="00D27FDD">
        <w:rPr>
          <w:rFonts w:ascii="inherit" w:eastAsia="宋体" w:hAnsi="inherit" w:cs="Helvetica"/>
          <w:color w:val="373737"/>
          <w:kern w:val="0"/>
          <w:sz w:val="23"/>
          <w:szCs w:val="23"/>
        </w:rPr>
        <w:t>数，即</w:t>
      </w:r>
      <w:r w:rsidRPr="00D27FDD">
        <w:rPr>
          <w:rFonts w:ascii="inherit" w:eastAsia="宋体" w:hAnsi="inherit" w:cs="Helvetica"/>
          <w:color w:val="373737"/>
          <w:kern w:val="0"/>
          <w:sz w:val="23"/>
          <w:szCs w:val="23"/>
        </w:rPr>
        <w:t>32</w:t>
      </w:r>
      <w:r w:rsidRPr="00D27FDD">
        <w:rPr>
          <w:rFonts w:ascii="inherit" w:eastAsia="宋体" w:hAnsi="inherit" w:cs="Helvetica"/>
          <w:color w:val="373737"/>
          <w:kern w:val="0"/>
          <w:sz w:val="23"/>
          <w:szCs w:val="23"/>
        </w:rPr>
        <w:t>字节内容。</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lastRenderedPageBreak/>
        <w:t>/p</w:t>
      </w:r>
      <w:r w:rsidRPr="00D27FDD">
        <w:rPr>
          <w:rFonts w:ascii="inherit" w:eastAsia="宋体" w:hAnsi="inherit" w:cs="Helvetica"/>
          <w:color w:val="373737"/>
          <w:kern w:val="0"/>
          <w:sz w:val="23"/>
          <w:szCs w:val="23"/>
        </w:rPr>
        <w:t>：此选项用来显示物理内存信息，只能用于内核模式中。不使用此命令时，都将显示虚拟内存信息。如：</w:t>
      </w:r>
    </w:p>
    <w:p w:rsidR="00D27FDD" w:rsidRPr="00D27FDD" w:rsidRDefault="00D27FDD" w:rsidP="00D27FDD">
      <w:pPr>
        <w:widowControl/>
        <w:numPr>
          <w:ilvl w:val="0"/>
          <w:numId w:val="96"/>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  /p  [</w:t>
      </w:r>
      <w:r w:rsidRPr="00D27FDD">
        <w:rPr>
          <w:rFonts w:ascii="inherit" w:eastAsia="宋体" w:hAnsi="inherit" w:cs="Helvetica"/>
          <w:color w:val="373737"/>
          <w:kern w:val="0"/>
          <w:sz w:val="23"/>
          <w:szCs w:val="23"/>
        </w:rPr>
        <w:t>地址范围</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L </w:t>
      </w:r>
      <w:r w:rsidRPr="00D27FDD">
        <w:rPr>
          <w:rFonts w:ascii="inherit" w:eastAsia="宋体" w:hAnsi="inherit" w:cs="Helvetica"/>
          <w:color w:val="373737"/>
          <w:kern w:val="0"/>
          <w:sz w:val="23"/>
          <w:szCs w:val="23"/>
        </w:rPr>
        <w:t>长度</w:t>
      </w:r>
      <w:r w:rsidRPr="00D27FDD">
        <w:rPr>
          <w:rFonts w:ascii="inherit" w:eastAsia="宋体" w:hAnsi="inherit" w:cs="Helvetica"/>
          <w:color w:val="373737"/>
          <w:kern w:val="0"/>
          <w:sz w:val="23"/>
          <w:szCs w:val="23"/>
        </w:rPr>
        <w:t xml:space="preserve">: </w:t>
      </w:r>
      <w:r w:rsidRPr="00D27FDD">
        <w:rPr>
          <w:rFonts w:ascii="inherit" w:eastAsia="宋体" w:hAnsi="inherit" w:cs="Helvetica"/>
          <w:color w:val="373737"/>
          <w:kern w:val="0"/>
          <w:sz w:val="23"/>
          <w:szCs w:val="23"/>
        </w:rPr>
        <w:t>默认情况下，</w:t>
      </w:r>
      <w:r w:rsidRPr="00D27FDD">
        <w:rPr>
          <w:rFonts w:ascii="inherit" w:eastAsia="宋体" w:hAnsi="inherit" w:cs="Helvetica"/>
          <w:color w:val="373737"/>
          <w:kern w:val="0"/>
          <w:sz w:val="23"/>
          <w:szCs w:val="23"/>
        </w:rPr>
        <w:t>d</w:t>
      </w:r>
      <w:r w:rsidRPr="00D27FDD">
        <w:rPr>
          <w:rFonts w:ascii="inherit" w:eastAsia="宋体" w:hAnsi="inherit" w:cs="Helvetica"/>
          <w:color w:val="373737"/>
          <w:kern w:val="0"/>
          <w:sz w:val="23"/>
          <w:szCs w:val="23"/>
        </w:rPr>
        <w:t>命令只显示固定长度的内存，一般为</w:t>
      </w:r>
      <w:r w:rsidRPr="00D27FDD">
        <w:rPr>
          <w:rFonts w:ascii="inherit" w:eastAsia="宋体" w:hAnsi="inherit" w:cs="Helvetica"/>
          <w:color w:val="373737"/>
          <w:kern w:val="0"/>
          <w:sz w:val="23"/>
          <w:szCs w:val="23"/>
        </w:rPr>
        <w:t>128</w:t>
      </w:r>
      <w:r w:rsidRPr="00D27FDD">
        <w:rPr>
          <w:rFonts w:ascii="inherit" w:eastAsia="宋体" w:hAnsi="inherit" w:cs="Helvetica"/>
          <w:color w:val="373737"/>
          <w:kern w:val="0"/>
          <w:sz w:val="23"/>
          <w:szCs w:val="23"/>
        </w:rPr>
        <w:t>或</w:t>
      </w:r>
      <w:r w:rsidRPr="00D27FDD">
        <w:rPr>
          <w:rFonts w:ascii="inherit" w:eastAsia="宋体" w:hAnsi="inherit" w:cs="Helvetica"/>
          <w:color w:val="373737"/>
          <w:kern w:val="0"/>
          <w:sz w:val="23"/>
          <w:szCs w:val="23"/>
        </w:rPr>
        <w:t>64</w:t>
      </w:r>
      <w:r w:rsidRPr="00D27FDD">
        <w:rPr>
          <w:rFonts w:ascii="inherit" w:eastAsia="宋体" w:hAnsi="inherit" w:cs="Helvetica"/>
          <w:color w:val="373737"/>
          <w:kern w:val="0"/>
          <w:sz w:val="23"/>
          <w:szCs w:val="23"/>
        </w:rPr>
        <w:t>字节。</w:t>
      </w:r>
      <w:r w:rsidRPr="00D27FDD">
        <w:rPr>
          <w:rFonts w:ascii="inherit" w:eastAsia="宋体" w:hAnsi="inherit" w:cs="Helvetica"/>
          <w:color w:val="373737"/>
          <w:kern w:val="0"/>
          <w:sz w:val="23"/>
          <w:szCs w:val="23"/>
        </w:rPr>
        <w:t>L</w:t>
      </w:r>
      <w:r w:rsidRPr="00D27FDD">
        <w:rPr>
          <w:rFonts w:ascii="inherit" w:eastAsia="宋体" w:hAnsi="inherit" w:cs="Helvetica"/>
          <w:color w:val="373737"/>
          <w:kern w:val="0"/>
          <w:sz w:val="23"/>
          <w:szCs w:val="23"/>
        </w:rPr>
        <w:t>可指定长度，如下面的命令将显示地址</w:t>
      </w:r>
      <w:r w:rsidRPr="00D27FDD">
        <w:rPr>
          <w:rFonts w:ascii="inherit" w:eastAsia="宋体" w:hAnsi="inherit" w:cs="Helvetica"/>
          <w:color w:val="373737"/>
          <w:kern w:val="0"/>
          <w:sz w:val="23"/>
          <w:szCs w:val="23"/>
        </w:rPr>
        <w:t>0×80000000</w:t>
      </w:r>
      <w:r w:rsidRPr="00D27FDD">
        <w:rPr>
          <w:rFonts w:ascii="inherit" w:eastAsia="宋体" w:hAnsi="inherit" w:cs="Helvetica"/>
          <w:color w:val="373737"/>
          <w:kern w:val="0"/>
          <w:sz w:val="23"/>
          <w:szCs w:val="23"/>
        </w:rPr>
        <w:t>开始处的</w:t>
      </w:r>
      <w:r w:rsidRPr="00D27FDD">
        <w:rPr>
          <w:rFonts w:ascii="inherit" w:eastAsia="宋体" w:hAnsi="inherit" w:cs="Helvetica"/>
          <w:color w:val="373737"/>
          <w:kern w:val="0"/>
          <w:sz w:val="23"/>
          <w:szCs w:val="23"/>
        </w:rPr>
        <w:t>0×100</w:t>
      </w:r>
      <w:r w:rsidRPr="00D27FDD">
        <w:rPr>
          <w:rFonts w:ascii="inherit" w:eastAsia="宋体" w:hAnsi="inherit" w:cs="Helvetica"/>
          <w:color w:val="373737"/>
          <w:kern w:val="0"/>
          <w:sz w:val="23"/>
          <w:szCs w:val="23"/>
        </w:rPr>
        <w:t>个字节内容：</w:t>
      </w:r>
    </w:p>
    <w:p w:rsidR="00D27FDD" w:rsidRPr="00D27FDD" w:rsidRDefault="00D27FDD" w:rsidP="00D27FDD">
      <w:pPr>
        <w:widowControl/>
        <w:numPr>
          <w:ilvl w:val="0"/>
          <w:numId w:val="97"/>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db  0×80000000  L100</w:t>
      </w:r>
      <w:r w:rsidRPr="00D27FDD">
        <w:rPr>
          <w:rFonts w:ascii="inherit" w:eastAsia="宋体" w:hAnsi="inherit" w:cs="Helvetica"/>
          <w:b/>
          <w:bCs/>
          <w:color w:val="373737"/>
          <w:kern w:val="0"/>
          <w:sz w:val="23"/>
          <w:szCs w:val="23"/>
        </w:rPr>
        <w:t> </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数组形式内存</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难能可贵的是，</w:t>
      </w:r>
      <w:r w:rsidRPr="00D27FDD">
        <w:rPr>
          <w:rFonts w:ascii="Helvetica" w:eastAsia="宋体" w:hAnsi="Helvetica" w:cs="Helvetica"/>
          <w:color w:val="373737"/>
          <w:kern w:val="0"/>
          <w:sz w:val="23"/>
          <w:szCs w:val="23"/>
        </w:rPr>
        <w:t>d*</w:t>
      </w:r>
      <w:r w:rsidRPr="00D27FDD">
        <w:rPr>
          <w:rFonts w:ascii="Helvetica" w:eastAsia="宋体" w:hAnsi="Helvetica" w:cs="Helvetica"/>
          <w:color w:val="373737"/>
          <w:kern w:val="0"/>
          <w:sz w:val="23"/>
          <w:szCs w:val="23"/>
        </w:rPr>
        <w:t>命令还能够以数组形式显示一段内存信息，包括：</w:t>
      </w:r>
      <w:r w:rsidRPr="00D27FDD">
        <w:rPr>
          <w:rFonts w:ascii="Helvetica" w:eastAsia="宋体" w:hAnsi="Helvetica" w:cs="Helvetica"/>
          <w:color w:val="373737"/>
          <w:kern w:val="0"/>
          <w:sz w:val="23"/>
          <w:szCs w:val="23"/>
        </w:rPr>
        <w:t>dda, ddp</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 xml:space="preserve"> ddu</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dds</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dpa</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dpp</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dpu</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dps</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dqa</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dqp</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dqu</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dqs</w:t>
      </w:r>
      <w:r w:rsidRPr="00D27FDD">
        <w:rPr>
          <w:rFonts w:ascii="Helvetica" w:eastAsia="宋体" w:hAnsi="Helvetica" w:cs="Helvetica"/>
          <w:color w:val="373737"/>
          <w:kern w:val="0"/>
          <w:sz w:val="23"/>
          <w:szCs w:val="23"/>
        </w:rPr>
        <w:t>。</w:t>
      </w:r>
    </w:p>
    <w:p w:rsidR="00D27FDD" w:rsidRPr="00D27FDD" w:rsidRDefault="00D27FDD" w:rsidP="00D27FDD">
      <w:pPr>
        <w:widowControl/>
        <w:shd w:val="clear" w:color="auto" w:fill="FFFFFF"/>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何谓</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以数组形式显示</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呢？这一组命令能够将指定地址处的内容，作为一系列指针，进而显示指针所指处内容。听上去有点拗口吧，读者这样想会清楚些：前一组命令显示</w:t>
      </w:r>
      <w:r w:rsidRPr="00D27FDD">
        <w:rPr>
          <w:rFonts w:ascii="inherit" w:eastAsia="宋体" w:hAnsi="inherit" w:cs="Helvetica"/>
          <w:b/>
          <w:bCs/>
          <w:color w:val="373737"/>
          <w:kern w:val="0"/>
          <w:sz w:val="23"/>
          <w:szCs w:val="23"/>
          <w:u w:val="single"/>
          <w:bdr w:val="none" w:sz="0" w:space="0" w:color="auto" w:frame="1"/>
        </w:rPr>
        <w:t>address</w:t>
      </w:r>
      <w:r w:rsidRPr="00D27FDD">
        <w:rPr>
          <w:rFonts w:ascii="Helvetica" w:eastAsia="宋体" w:hAnsi="Helvetica" w:cs="Helvetica"/>
          <w:color w:val="373737"/>
          <w:kern w:val="0"/>
          <w:sz w:val="23"/>
          <w:szCs w:val="23"/>
        </w:rPr>
        <w:t>值，本节这一组命令显示</w:t>
      </w:r>
      <w:r w:rsidRPr="00D27FDD">
        <w:rPr>
          <w:rFonts w:ascii="inherit" w:eastAsia="宋体" w:hAnsi="inherit" w:cs="Helvetica"/>
          <w:b/>
          <w:bCs/>
          <w:color w:val="373737"/>
          <w:kern w:val="0"/>
          <w:sz w:val="23"/>
          <w:szCs w:val="23"/>
          <w:u w:val="single"/>
          <w:bdr w:val="none" w:sz="0" w:space="0" w:color="auto" w:frame="1"/>
        </w:rPr>
        <w:t>*address</w:t>
      </w:r>
      <w:r w:rsidRPr="00D27FDD">
        <w:rPr>
          <w:rFonts w:ascii="Helvetica" w:eastAsia="宋体" w:hAnsi="Helvetica" w:cs="Helvetica"/>
          <w:color w:val="373737"/>
          <w:kern w:val="0"/>
          <w:sz w:val="23"/>
          <w:szCs w:val="23"/>
        </w:rPr>
        <w:t>值。</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程序代码中如有类似</w:t>
      </w:r>
      <w:r w:rsidRPr="00D27FDD">
        <w:rPr>
          <w:rFonts w:ascii="inherit" w:eastAsia="宋体" w:hAnsi="inherit" w:cs="Helvetica"/>
          <w:color w:val="373737"/>
          <w:kern w:val="0"/>
          <w:sz w:val="23"/>
          <w:szCs w:val="23"/>
        </w:rPr>
        <w:t>“char *array[10]”</w:t>
      </w:r>
      <w:r w:rsidRPr="00D27FDD">
        <w:rPr>
          <w:rFonts w:ascii="inherit" w:eastAsia="宋体" w:hAnsi="inherit" w:cs="Helvetica"/>
          <w:color w:val="373737"/>
          <w:kern w:val="0"/>
          <w:sz w:val="23"/>
          <w:szCs w:val="23"/>
        </w:rPr>
        <w:t>的数组变量，可使用这些命令显示数组内容。下面会有例子。这一系列命令实则由第一组命令演化而来，可分为三组：</w:t>
      </w:r>
    </w:p>
    <w:p w:rsidR="00D27FDD" w:rsidRPr="00D27FDD" w:rsidRDefault="00D27FDD" w:rsidP="00D27FDD">
      <w:pPr>
        <w:widowControl/>
        <w:numPr>
          <w:ilvl w:val="0"/>
          <w:numId w:val="98"/>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4</w:t>
      </w:r>
      <w:r w:rsidRPr="00D27FDD">
        <w:rPr>
          <w:rFonts w:ascii="inherit" w:eastAsia="宋体" w:hAnsi="inherit" w:cs="Helvetica"/>
          <w:color w:val="373737"/>
          <w:kern w:val="0"/>
          <w:sz w:val="23"/>
          <w:szCs w:val="23"/>
        </w:rPr>
        <w:t>字节</w:t>
      </w:r>
      <w:r w:rsidRPr="00D27FDD">
        <w:rPr>
          <w:rFonts w:ascii="inherit" w:eastAsia="宋体" w:hAnsi="inherit" w:cs="Helvetica"/>
          <w:color w:val="373737"/>
          <w:kern w:val="0"/>
          <w:sz w:val="23"/>
          <w:szCs w:val="23"/>
        </w:rPr>
        <w:t>DWORD</w:t>
      </w:r>
      <w:r w:rsidRPr="00D27FDD">
        <w:rPr>
          <w:rFonts w:ascii="inherit" w:eastAsia="宋体" w:hAnsi="inherit" w:cs="Helvetica"/>
          <w:color w:val="373737"/>
          <w:kern w:val="0"/>
          <w:sz w:val="23"/>
          <w:szCs w:val="23"/>
        </w:rPr>
        <w:t>为单位的</w:t>
      </w:r>
      <w:r w:rsidRPr="00D27FDD">
        <w:rPr>
          <w:rFonts w:ascii="inherit" w:eastAsia="宋体" w:hAnsi="inherit" w:cs="Helvetica"/>
          <w:color w:val="373737"/>
          <w:kern w:val="0"/>
          <w:sz w:val="23"/>
          <w:szCs w:val="23"/>
        </w:rPr>
        <w:t>dd*</w:t>
      </w:r>
      <w:r w:rsidRPr="00D27FDD">
        <w:rPr>
          <w:rFonts w:ascii="inherit" w:eastAsia="宋体" w:hAnsi="inherit" w:cs="Helvetica"/>
          <w:color w:val="373737"/>
          <w:kern w:val="0"/>
          <w:sz w:val="23"/>
          <w:szCs w:val="23"/>
        </w:rPr>
        <w:t>系列数组指令；</w:t>
      </w:r>
    </w:p>
    <w:p w:rsidR="00D27FDD" w:rsidRPr="00D27FDD" w:rsidRDefault="00D27FDD" w:rsidP="00D27FDD">
      <w:pPr>
        <w:widowControl/>
        <w:numPr>
          <w:ilvl w:val="0"/>
          <w:numId w:val="98"/>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指针长度为单位的</w:t>
      </w:r>
      <w:r w:rsidRPr="00D27FDD">
        <w:rPr>
          <w:rFonts w:ascii="inherit" w:eastAsia="宋体" w:hAnsi="inherit" w:cs="Helvetica"/>
          <w:color w:val="373737"/>
          <w:kern w:val="0"/>
          <w:sz w:val="23"/>
          <w:szCs w:val="23"/>
        </w:rPr>
        <w:t>dp*</w:t>
      </w:r>
      <w:r w:rsidRPr="00D27FDD">
        <w:rPr>
          <w:rFonts w:ascii="inherit" w:eastAsia="宋体" w:hAnsi="inherit" w:cs="Helvetica"/>
          <w:color w:val="373737"/>
          <w:kern w:val="0"/>
          <w:sz w:val="23"/>
          <w:szCs w:val="23"/>
        </w:rPr>
        <w:t>系列数组指令；</w:t>
      </w:r>
    </w:p>
    <w:p w:rsidR="00D27FDD" w:rsidRPr="00D27FDD" w:rsidRDefault="00D27FDD" w:rsidP="00D27FDD">
      <w:pPr>
        <w:widowControl/>
        <w:numPr>
          <w:ilvl w:val="0"/>
          <w:numId w:val="98"/>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8</w:t>
      </w:r>
      <w:r w:rsidRPr="00D27FDD">
        <w:rPr>
          <w:rFonts w:ascii="inherit" w:eastAsia="宋体" w:hAnsi="inherit" w:cs="Helvetica"/>
          <w:color w:val="373737"/>
          <w:kern w:val="0"/>
          <w:sz w:val="23"/>
          <w:szCs w:val="23"/>
        </w:rPr>
        <w:t>字节为单位的</w:t>
      </w:r>
      <w:r w:rsidRPr="00D27FDD">
        <w:rPr>
          <w:rFonts w:ascii="inherit" w:eastAsia="宋体" w:hAnsi="inherit" w:cs="Helvetica"/>
          <w:color w:val="373737"/>
          <w:kern w:val="0"/>
          <w:sz w:val="23"/>
          <w:szCs w:val="23"/>
        </w:rPr>
        <w:t>dq*</w:t>
      </w:r>
      <w:r w:rsidRPr="00D27FDD">
        <w:rPr>
          <w:rFonts w:ascii="inherit" w:eastAsia="宋体" w:hAnsi="inherit" w:cs="Helvetica"/>
          <w:color w:val="373737"/>
          <w:kern w:val="0"/>
          <w:sz w:val="23"/>
          <w:szCs w:val="23"/>
        </w:rPr>
        <w:t>系列数组指令。</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查看链表内存</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            </w:t>
      </w:r>
      <w:r w:rsidRPr="00D27FDD">
        <w:rPr>
          <w:rFonts w:ascii="inherit" w:eastAsia="宋体" w:hAnsi="inherit" w:cs="Helvetica"/>
          <w:color w:val="373737"/>
          <w:kern w:val="0"/>
          <w:sz w:val="23"/>
          <w:szCs w:val="23"/>
        </w:rPr>
        <w:t>最后，</w:t>
      </w:r>
      <w:r w:rsidRPr="00D27FDD">
        <w:rPr>
          <w:rFonts w:ascii="inherit" w:eastAsia="宋体" w:hAnsi="inherit" w:cs="Helvetica"/>
          <w:color w:val="373737"/>
          <w:kern w:val="0"/>
          <w:sz w:val="23"/>
          <w:szCs w:val="23"/>
        </w:rPr>
        <w:t>d*</w:t>
      </w:r>
      <w:r w:rsidRPr="00D27FDD">
        <w:rPr>
          <w:rFonts w:ascii="inherit" w:eastAsia="宋体" w:hAnsi="inherit" w:cs="Helvetica"/>
          <w:color w:val="373737"/>
          <w:kern w:val="0"/>
          <w:sz w:val="23"/>
          <w:szCs w:val="23"/>
        </w:rPr>
        <w:t>命令的另一个变体是以链表形式显示内存内容。命令如下：</w:t>
      </w:r>
    </w:p>
    <w:p w:rsidR="00D27FDD" w:rsidRPr="00D27FDD" w:rsidRDefault="00D27FDD" w:rsidP="00D27FDD">
      <w:pPr>
        <w:widowControl/>
        <w:numPr>
          <w:ilvl w:val="0"/>
          <w:numId w:val="99"/>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dl  </w:t>
      </w:r>
      <w:r w:rsidRPr="00D27FDD">
        <w:rPr>
          <w:rFonts w:ascii="inherit" w:eastAsia="宋体" w:hAnsi="inherit" w:cs="Helvetica"/>
          <w:i/>
          <w:iCs/>
          <w:color w:val="373737"/>
          <w:kern w:val="0"/>
          <w:sz w:val="23"/>
          <w:szCs w:val="23"/>
        </w:rPr>
        <w:t>开始地址</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默认情况下，以正向从头到尾遍历链表；也可反向（由尾向头）遍历，指定</w:t>
      </w:r>
      <w:r w:rsidRPr="00D27FDD">
        <w:rPr>
          <w:rFonts w:ascii="inherit" w:eastAsia="宋体" w:hAnsi="inherit" w:cs="Helvetica"/>
          <w:color w:val="373737"/>
          <w:kern w:val="0"/>
          <w:sz w:val="23"/>
          <w:szCs w:val="23"/>
        </w:rPr>
        <w:t>b</w:t>
      </w:r>
      <w:r w:rsidRPr="00D27FDD">
        <w:rPr>
          <w:rFonts w:ascii="inherit" w:eastAsia="宋体" w:hAnsi="inherit" w:cs="Helvetica"/>
          <w:color w:val="373737"/>
          <w:kern w:val="0"/>
          <w:sz w:val="23"/>
          <w:szCs w:val="23"/>
        </w:rPr>
        <w:t>开关选项：</w:t>
      </w:r>
    </w:p>
    <w:p w:rsidR="00D27FDD" w:rsidRPr="00D27FDD" w:rsidRDefault="00D27FDD" w:rsidP="00D27FDD">
      <w:pPr>
        <w:widowControl/>
        <w:numPr>
          <w:ilvl w:val="0"/>
          <w:numId w:val="100"/>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dl  b  </w:t>
      </w:r>
      <w:r w:rsidRPr="00D27FDD">
        <w:rPr>
          <w:rFonts w:ascii="inherit" w:eastAsia="宋体" w:hAnsi="inherit" w:cs="Helvetica"/>
          <w:i/>
          <w:iCs/>
          <w:color w:val="373737"/>
          <w:kern w:val="0"/>
          <w:sz w:val="23"/>
          <w:szCs w:val="23"/>
        </w:rPr>
        <w:t>尾地址</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应注意的是，命令</w:t>
      </w:r>
      <w:r w:rsidRPr="00D27FDD">
        <w:rPr>
          <w:rFonts w:ascii="inherit" w:eastAsia="宋体" w:hAnsi="inherit" w:cs="Helvetica"/>
          <w:color w:val="373737"/>
          <w:kern w:val="0"/>
          <w:sz w:val="23"/>
          <w:szCs w:val="23"/>
        </w:rPr>
        <w:t>dl</w:t>
      </w:r>
      <w:r w:rsidRPr="00D27FDD">
        <w:rPr>
          <w:rFonts w:ascii="inherit" w:eastAsia="宋体" w:hAnsi="inherit" w:cs="Helvetica"/>
          <w:color w:val="373737"/>
          <w:kern w:val="0"/>
          <w:sz w:val="23"/>
          <w:szCs w:val="23"/>
        </w:rPr>
        <w:t>是</w:t>
      </w:r>
      <w:r w:rsidRPr="00D27FDD">
        <w:rPr>
          <w:rFonts w:ascii="inherit" w:eastAsia="宋体" w:hAnsi="inherit" w:cs="Helvetica"/>
          <w:color w:val="373737"/>
          <w:kern w:val="0"/>
          <w:sz w:val="23"/>
          <w:szCs w:val="23"/>
        </w:rPr>
        <w:t>Display List</w:t>
      </w:r>
      <w:r w:rsidRPr="00D27FDD">
        <w:rPr>
          <w:rFonts w:ascii="inherit" w:eastAsia="宋体" w:hAnsi="inherit" w:cs="Helvetica"/>
          <w:color w:val="373737"/>
          <w:kern w:val="0"/>
          <w:sz w:val="23"/>
          <w:szCs w:val="23"/>
        </w:rPr>
        <w:t>的缩写，这里的链表不能是用户自定义的链表，而专指符合</w:t>
      </w:r>
      <w:r w:rsidRPr="00D27FDD">
        <w:rPr>
          <w:rFonts w:ascii="inherit" w:eastAsia="宋体" w:hAnsi="inherit" w:cs="Helvetica"/>
          <w:color w:val="373737"/>
          <w:kern w:val="0"/>
          <w:sz w:val="23"/>
          <w:szCs w:val="23"/>
        </w:rPr>
        <w:t>LIST_ENTRY</w:t>
      </w:r>
      <w:r w:rsidRPr="00D27FDD">
        <w:rPr>
          <w:rFonts w:ascii="inherit" w:eastAsia="宋体" w:hAnsi="inherit" w:cs="Helvetica"/>
          <w:color w:val="373737"/>
          <w:kern w:val="0"/>
          <w:sz w:val="23"/>
          <w:szCs w:val="23"/>
        </w:rPr>
        <w:t>或</w:t>
      </w:r>
      <w:r w:rsidRPr="00D27FDD">
        <w:rPr>
          <w:rFonts w:ascii="inherit" w:eastAsia="宋体" w:hAnsi="inherit" w:cs="Helvetica"/>
          <w:color w:val="373737"/>
          <w:kern w:val="0"/>
          <w:sz w:val="23"/>
          <w:szCs w:val="23"/>
        </w:rPr>
        <w:t>SINGLE_LIST_ENTRY</w:t>
      </w:r>
      <w:r w:rsidRPr="00D27FDD">
        <w:rPr>
          <w:rFonts w:ascii="inherit" w:eastAsia="宋体" w:hAnsi="inherit" w:cs="Helvetica"/>
          <w:color w:val="373737"/>
          <w:kern w:val="0"/>
          <w:sz w:val="23"/>
          <w:szCs w:val="23"/>
        </w:rPr>
        <w:t>格式的链表。</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5.2 </w:t>
      </w:r>
      <w:r w:rsidRPr="00D27FDD">
        <w:rPr>
          <w:rFonts w:ascii="Helvetica" w:eastAsia="宋体" w:hAnsi="Helvetica" w:cs="Helvetica"/>
          <w:b/>
          <w:bCs/>
          <w:color w:val="000000"/>
          <w:kern w:val="0"/>
          <w:sz w:val="23"/>
          <w:szCs w:val="23"/>
        </w:rPr>
        <w:t>内存信息</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系统的内核空间很大的，想知道这么广大的内存空间里面都有些什么东西吗？想要知道一个内存地址，到底是被一个内核栈使用着，亦或被堆管理器使用着吗？我们这一节就领大家看看内存的地理概况。首先看</w:t>
      </w:r>
      <w:r w:rsidRPr="00D27FDD">
        <w:rPr>
          <w:rFonts w:ascii="Helvetica" w:eastAsia="宋体" w:hAnsi="Helvetica" w:cs="Helvetica"/>
          <w:color w:val="373737"/>
          <w:kern w:val="0"/>
          <w:sz w:val="23"/>
          <w:szCs w:val="23"/>
        </w:rPr>
        <w:t>Address</w:t>
      </w:r>
      <w:r w:rsidRPr="00D27FDD">
        <w:rPr>
          <w:rFonts w:ascii="Helvetica" w:eastAsia="宋体" w:hAnsi="Helvetica" w:cs="Helvetica"/>
          <w:color w:val="373737"/>
          <w:kern w:val="0"/>
          <w:sz w:val="23"/>
          <w:szCs w:val="23"/>
        </w:rPr>
        <w:t>命令：</w:t>
      </w:r>
    </w:p>
    <w:p w:rsidR="00D27FDD" w:rsidRPr="00D27FDD" w:rsidRDefault="00D27FDD" w:rsidP="00D27FDD">
      <w:pPr>
        <w:widowControl/>
        <w:numPr>
          <w:ilvl w:val="0"/>
          <w:numId w:val="101"/>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!address  [</w:t>
      </w:r>
      <w:r w:rsidRPr="00D27FDD">
        <w:rPr>
          <w:rFonts w:ascii="inherit" w:eastAsia="宋体" w:hAnsi="inherit" w:cs="Helvetica"/>
          <w:color w:val="373737"/>
          <w:kern w:val="0"/>
          <w:sz w:val="23"/>
          <w:szCs w:val="23"/>
        </w:rPr>
        <w:t>地址</w:t>
      </w:r>
      <w:r w:rsidRPr="00D27FDD">
        <w:rPr>
          <w:rFonts w:ascii="inherit" w:eastAsia="宋体" w:hAnsi="inherit" w:cs="Helvetica"/>
          <w:color w:val="373737"/>
          <w:kern w:val="0"/>
          <w:sz w:val="23"/>
          <w:szCs w:val="23"/>
        </w:rPr>
        <w:t>]</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lastRenderedPageBreak/>
        <w:t xml:space="preserve">            </w:t>
      </w:r>
      <w:r w:rsidRPr="00D27FDD">
        <w:rPr>
          <w:rFonts w:ascii="inherit" w:eastAsia="宋体" w:hAnsi="inherit" w:cs="Helvetica"/>
          <w:color w:val="373737"/>
          <w:kern w:val="0"/>
          <w:sz w:val="23"/>
          <w:szCs w:val="23"/>
        </w:rPr>
        <w:t>显示进程或系统的内存状态、信息，</w:t>
      </w:r>
      <w:r w:rsidRPr="00D27FDD">
        <w:rPr>
          <w:rFonts w:ascii="inherit" w:eastAsia="宋体" w:hAnsi="inherit" w:cs="Helvetica"/>
          <w:color w:val="373737"/>
          <w:kern w:val="0"/>
          <w:sz w:val="23"/>
          <w:szCs w:val="23"/>
        </w:rPr>
        <w:t>!address</w:t>
      </w:r>
      <w:r w:rsidRPr="00D27FDD">
        <w:rPr>
          <w:rFonts w:ascii="inherit" w:eastAsia="宋体" w:hAnsi="inherit" w:cs="Helvetica"/>
          <w:color w:val="373737"/>
          <w:kern w:val="0"/>
          <w:sz w:val="23"/>
          <w:szCs w:val="23"/>
        </w:rPr>
        <w:t>是最好的工具。不加任何参数，在用户模式下此命令将以内存块为单位，列出从地址</w:t>
      </w:r>
      <w:r w:rsidRPr="00D27FDD">
        <w:rPr>
          <w:rFonts w:ascii="inherit" w:eastAsia="宋体" w:hAnsi="inherit" w:cs="Helvetica"/>
          <w:color w:val="373737"/>
          <w:kern w:val="0"/>
          <w:sz w:val="23"/>
          <w:szCs w:val="23"/>
        </w:rPr>
        <w:t>0</w:t>
      </w:r>
      <w:r w:rsidRPr="00D27FDD">
        <w:rPr>
          <w:rFonts w:ascii="inherit" w:eastAsia="宋体" w:hAnsi="inherit" w:cs="Helvetica"/>
          <w:color w:val="373737"/>
          <w:kern w:val="0"/>
          <w:sz w:val="23"/>
          <w:szCs w:val="23"/>
        </w:rPr>
        <w:t>开始到</w:t>
      </w:r>
      <w:r w:rsidRPr="00D27FDD">
        <w:rPr>
          <w:rFonts w:ascii="inherit" w:eastAsia="宋体" w:hAnsi="inherit" w:cs="Helvetica"/>
          <w:color w:val="373737"/>
          <w:kern w:val="0"/>
          <w:sz w:val="23"/>
          <w:szCs w:val="23"/>
        </w:rPr>
        <w:t>0×80000000</w:t>
      </w:r>
      <w:r w:rsidRPr="00D27FDD">
        <w:rPr>
          <w:rFonts w:ascii="inherit" w:eastAsia="宋体" w:hAnsi="inherit" w:cs="Helvetica"/>
          <w:color w:val="373737"/>
          <w:kern w:val="0"/>
          <w:sz w:val="23"/>
          <w:szCs w:val="23"/>
        </w:rPr>
        <w:t>（略小于）的全部地址空间信息；内核模式下，将列出从地址</w:t>
      </w:r>
      <w:r w:rsidRPr="00D27FDD">
        <w:rPr>
          <w:rFonts w:ascii="inherit" w:eastAsia="宋体" w:hAnsi="inherit" w:cs="Helvetica"/>
          <w:color w:val="373737"/>
          <w:kern w:val="0"/>
          <w:sz w:val="23"/>
          <w:szCs w:val="23"/>
        </w:rPr>
        <w:t>0×80000000</w:t>
      </w:r>
      <w:r w:rsidRPr="00D27FDD">
        <w:rPr>
          <w:rFonts w:ascii="inherit" w:eastAsia="宋体" w:hAnsi="inherit" w:cs="Helvetica"/>
          <w:color w:val="373737"/>
          <w:kern w:val="0"/>
          <w:sz w:val="23"/>
          <w:szCs w:val="23"/>
        </w:rPr>
        <w:t>开始到</w:t>
      </w:r>
      <w:r w:rsidRPr="00D27FDD">
        <w:rPr>
          <w:rFonts w:ascii="inherit" w:eastAsia="宋体" w:hAnsi="inherit" w:cs="Helvetica"/>
          <w:color w:val="373737"/>
          <w:kern w:val="0"/>
          <w:sz w:val="23"/>
          <w:szCs w:val="23"/>
        </w:rPr>
        <w:t>0xFFFFFFFF</w:t>
      </w:r>
      <w:r w:rsidRPr="00D27FDD">
        <w:rPr>
          <w:rFonts w:ascii="inherit" w:eastAsia="宋体" w:hAnsi="inherit" w:cs="Helvetica"/>
          <w:color w:val="373737"/>
          <w:kern w:val="0"/>
          <w:sz w:val="23"/>
          <w:szCs w:val="23"/>
        </w:rPr>
        <w:t>（略小于）的全部地址空间信息；如指定地址值，则将显示此地址所在内存块的内存信息（此命令在</w:t>
      </w:r>
      <w:r w:rsidRPr="00D27FDD">
        <w:rPr>
          <w:rFonts w:ascii="inherit" w:eastAsia="宋体" w:hAnsi="inherit" w:cs="Helvetica"/>
          <w:color w:val="373737"/>
          <w:kern w:val="0"/>
          <w:sz w:val="23"/>
          <w:szCs w:val="23"/>
        </w:rPr>
        <w:t>Vista</w:t>
      </w:r>
      <w:r w:rsidRPr="00D27FDD">
        <w:rPr>
          <w:rFonts w:ascii="inherit" w:eastAsia="宋体" w:hAnsi="inherit" w:cs="Helvetica"/>
          <w:color w:val="373737"/>
          <w:kern w:val="0"/>
          <w:sz w:val="23"/>
          <w:szCs w:val="23"/>
        </w:rPr>
        <w:t>以后系统中，不能在内核模式下正常使用，此</w:t>
      </w:r>
      <w:r w:rsidRPr="00D27FDD">
        <w:rPr>
          <w:rFonts w:ascii="inherit" w:eastAsia="宋体" w:hAnsi="inherit" w:cs="Helvetica"/>
          <w:color w:val="373737"/>
          <w:kern w:val="0"/>
          <w:sz w:val="23"/>
          <w:szCs w:val="23"/>
        </w:rPr>
        <w:t>Bug</w:t>
      </w:r>
      <w:r w:rsidRPr="00D27FDD">
        <w:rPr>
          <w:rFonts w:ascii="inherit" w:eastAsia="宋体" w:hAnsi="inherit" w:cs="Helvetica"/>
          <w:color w:val="373737"/>
          <w:kern w:val="0"/>
          <w:sz w:val="23"/>
          <w:szCs w:val="23"/>
        </w:rPr>
        <w:t>应会在</w:t>
      </w:r>
      <w:r w:rsidRPr="00D27FDD">
        <w:rPr>
          <w:rFonts w:ascii="inherit" w:eastAsia="宋体" w:hAnsi="inherit" w:cs="Helvetica"/>
          <w:color w:val="373737"/>
          <w:kern w:val="0"/>
          <w:sz w:val="23"/>
          <w:szCs w:val="23"/>
        </w:rPr>
        <w:t>Windbg</w:t>
      </w:r>
      <w:r w:rsidRPr="00D27FDD">
        <w:rPr>
          <w:rFonts w:ascii="inherit" w:eastAsia="宋体" w:hAnsi="inherit" w:cs="Helvetica"/>
          <w:color w:val="373737"/>
          <w:kern w:val="0"/>
          <w:sz w:val="23"/>
          <w:szCs w:val="23"/>
        </w:rPr>
        <w:t>的以后版本中被修正）。下面分别截取了用户与内核空间中的内存信息片段：</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0:009&gt; !address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BaseAddress      EndAddress+1        RegionSize     Type       State                 Protect             Usage</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0`00000000        0`00010000        0`00010000             MEM_FREE    PAGE_NOACCESS                      Free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0`00010000        0`00020000        0`00010000 MEM_MAPPED  MEM_COMMIT  PAGE_READWRITE                     Heap64     [ID: 1; Handle: 0000000000010000; Type: Segment]</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0`00020000        0`00021000        0`00001000 MEM_PRIVATE MEM_COMMIT  PAGE_READWRITE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0`00021000        0`00030000        0`0000f000             MEM_FREE    PAGE_NOACCESS                      Free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0`00030000        0`00031000        0`00001000 MEM_PRIVATE MEM_COMMIT  PAGE_READWRITE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w:t>
      </w:r>
      <w:r w:rsidRPr="00D27FDD">
        <w:rPr>
          <w:rFonts w:ascii="Courier" w:eastAsia="宋体" w:hAnsi="Courier" w:cs="宋体"/>
          <w:color w:val="373737"/>
          <w:kern w:val="0"/>
          <w:sz w:val="20"/>
          <w:szCs w:val="20"/>
        </w:rPr>
        <w:t>省略很多</w:t>
      </w:r>
      <w:r w:rsidRPr="00D27FDD">
        <w:rPr>
          <w:rFonts w:ascii="Courier" w:eastAsia="宋体" w:hAnsi="Courier" w:cs="宋体"/>
          <w:color w:val="373737"/>
          <w:kern w:val="0"/>
          <w:sz w:val="20"/>
          <w:szCs w:val="20"/>
        </w:rPr>
        <w:t>...</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            </w:t>
      </w:r>
      <w:r w:rsidRPr="00D27FDD">
        <w:rPr>
          <w:rFonts w:ascii="inherit" w:eastAsia="宋体" w:hAnsi="inherit" w:cs="Helvetica"/>
          <w:color w:val="373737"/>
          <w:kern w:val="0"/>
          <w:sz w:val="23"/>
          <w:szCs w:val="23"/>
        </w:rPr>
        <w:t>上图截取了两段用户区内存，第一段从</w:t>
      </w:r>
      <w:r w:rsidRPr="00D27FDD">
        <w:rPr>
          <w:rFonts w:ascii="inherit" w:eastAsia="宋体" w:hAnsi="inherit" w:cs="Helvetica"/>
          <w:color w:val="373737"/>
          <w:kern w:val="0"/>
          <w:sz w:val="23"/>
          <w:szCs w:val="23"/>
        </w:rPr>
        <w:t>0</w:t>
      </w:r>
      <w:r w:rsidRPr="00D27FDD">
        <w:rPr>
          <w:rFonts w:ascii="inherit" w:eastAsia="宋体" w:hAnsi="inherit" w:cs="Helvetica"/>
          <w:color w:val="373737"/>
          <w:kern w:val="0"/>
          <w:sz w:val="23"/>
          <w:szCs w:val="23"/>
        </w:rPr>
        <w:t>开始，长度</w:t>
      </w:r>
      <w:r w:rsidRPr="00D27FDD">
        <w:rPr>
          <w:rFonts w:ascii="inherit" w:eastAsia="宋体" w:hAnsi="inherit" w:cs="Helvetica"/>
          <w:color w:val="373737"/>
          <w:kern w:val="0"/>
          <w:sz w:val="23"/>
          <w:szCs w:val="23"/>
        </w:rPr>
        <w:t>0×10000</w:t>
      </w:r>
      <w:r w:rsidRPr="00D27FDD">
        <w:rPr>
          <w:rFonts w:ascii="inherit" w:eastAsia="宋体" w:hAnsi="inherit" w:cs="Helvetica"/>
          <w:color w:val="373737"/>
          <w:kern w:val="0"/>
          <w:sz w:val="23"/>
          <w:szCs w:val="23"/>
        </w:rPr>
        <w:t>，状态为释放（</w:t>
      </w:r>
      <w:r w:rsidRPr="00D27FDD">
        <w:rPr>
          <w:rFonts w:ascii="inherit" w:eastAsia="宋体" w:hAnsi="inherit" w:cs="Helvetica"/>
          <w:color w:val="373737"/>
          <w:kern w:val="0"/>
          <w:sz w:val="23"/>
          <w:szCs w:val="23"/>
        </w:rPr>
        <w:t>FREE</w:t>
      </w:r>
      <w:r w:rsidRPr="00D27FDD">
        <w:rPr>
          <w:rFonts w:ascii="inherit" w:eastAsia="宋体" w:hAnsi="inherit" w:cs="Helvetica"/>
          <w:color w:val="373737"/>
          <w:kern w:val="0"/>
          <w:sz w:val="23"/>
          <w:szCs w:val="23"/>
        </w:rPr>
        <w:t>），表明这一段地址空间不可用；第二段从</w:t>
      </w:r>
      <w:r w:rsidRPr="00D27FDD">
        <w:rPr>
          <w:rFonts w:ascii="inherit" w:eastAsia="宋体" w:hAnsi="inherit" w:cs="Helvetica"/>
          <w:color w:val="373737"/>
          <w:kern w:val="0"/>
          <w:sz w:val="23"/>
          <w:szCs w:val="23"/>
        </w:rPr>
        <w:t>0×10000</w:t>
      </w:r>
      <w:r w:rsidRPr="00D27FDD">
        <w:rPr>
          <w:rFonts w:ascii="inherit" w:eastAsia="宋体" w:hAnsi="inherit" w:cs="Helvetica"/>
          <w:color w:val="373737"/>
          <w:kern w:val="0"/>
          <w:sz w:val="23"/>
          <w:szCs w:val="23"/>
        </w:rPr>
        <w:t>开始，长度</w:t>
      </w:r>
      <w:r w:rsidRPr="00D27FDD">
        <w:rPr>
          <w:rFonts w:ascii="inherit" w:eastAsia="宋体" w:hAnsi="inherit" w:cs="Helvetica"/>
          <w:color w:val="373737"/>
          <w:kern w:val="0"/>
          <w:sz w:val="23"/>
          <w:szCs w:val="23"/>
        </w:rPr>
        <w:t>0×1000</w:t>
      </w:r>
      <w:r w:rsidRPr="00D27FDD">
        <w:rPr>
          <w:rFonts w:ascii="inherit" w:eastAsia="宋体" w:hAnsi="inherit" w:cs="Helvetica"/>
          <w:color w:val="373737"/>
          <w:kern w:val="0"/>
          <w:sz w:val="23"/>
          <w:szCs w:val="23"/>
        </w:rPr>
        <w:t>，属于私有内存，状态为已提交，保护模式为可读写，此内存块被用于环境块。</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下面给大家解释一下内存块中的几个值：</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lastRenderedPageBreak/>
        <w:t>内存类型</w:t>
      </w:r>
      <w:r w:rsidRPr="00D27FDD">
        <w:rPr>
          <w:rFonts w:ascii="inherit" w:eastAsia="宋体" w:hAnsi="inherit" w:cs="Helvetica"/>
          <w:color w:val="373737"/>
          <w:kern w:val="0"/>
          <w:sz w:val="23"/>
          <w:szCs w:val="23"/>
        </w:rPr>
        <w:t>：即</w:t>
      </w:r>
      <w:r w:rsidRPr="00D27FDD">
        <w:rPr>
          <w:rFonts w:ascii="inherit" w:eastAsia="宋体" w:hAnsi="inherit" w:cs="Helvetica"/>
          <w:color w:val="373737"/>
          <w:kern w:val="0"/>
          <w:sz w:val="23"/>
          <w:szCs w:val="23"/>
        </w:rPr>
        <w:t>Type</w:t>
      </w:r>
      <w:r w:rsidRPr="00D27FDD">
        <w:rPr>
          <w:rFonts w:ascii="inherit" w:eastAsia="宋体" w:hAnsi="inherit" w:cs="Helvetica"/>
          <w:color w:val="373737"/>
          <w:kern w:val="0"/>
          <w:sz w:val="23"/>
          <w:szCs w:val="23"/>
        </w:rPr>
        <w:t>值，共有四种：第一种是什么都不是，即尚未被使用的；第二种是</w:t>
      </w:r>
      <w:r w:rsidRPr="00D27FDD">
        <w:rPr>
          <w:rFonts w:ascii="inherit" w:eastAsia="宋体" w:hAnsi="inherit" w:cs="Helvetica"/>
          <w:color w:val="373737"/>
          <w:kern w:val="0"/>
          <w:sz w:val="23"/>
          <w:szCs w:val="23"/>
        </w:rPr>
        <w:t>MEM_IMAGE</w:t>
      </w:r>
      <w:r w:rsidRPr="00D27FDD">
        <w:rPr>
          <w:rFonts w:ascii="inherit" w:eastAsia="宋体" w:hAnsi="inherit" w:cs="Helvetica"/>
          <w:color w:val="373737"/>
          <w:kern w:val="0"/>
          <w:sz w:val="23"/>
          <w:szCs w:val="23"/>
        </w:rPr>
        <w:t>，即地址映射于一个可执行镜像文件片段，如</w:t>
      </w:r>
      <w:r w:rsidRPr="00D27FDD">
        <w:rPr>
          <w:rFonts w:ascii="inherit" w:eastAsia="宋体" w:hAnsi="inherit" w:cs="Helvetica"/>
          <w:color w:val="373737"/>
          <w:kern w:val="0"/>
          <w:sz w:val="23"/>
          <w:szCs w:val="23"/>
        </w:rPr>
        <w:t>DLL</w:t>
      </w:r>
      <w:r w:rsidRPr="00D27FDD">
        <w:rPr>
          <w:rFonts w:ascii="inherit" w:eastAsia="宋体" w:hAnsi="inherit" w:cs="Helvetica"/>
          <w:color w:val="373737"/>
          <w:kern w:val="0"/>
          <w:sz w:val="23"/>
          <w:szCs w:val="23"/>
        </w:rPr>
        <w:t>文件；第三种是</w:t>
      </w:r>
      <w:r w:rsidRPr="00D27FDD">
        <w:rPr>
          <w:rFonts w:ascii="inherit" w:eastAsia="宋体" w:hAnsi="inherit" w:cs="Helvetica"/>
          <w:color w:val="373737"/>
          <w:kern w:val="0"/>
          <w:sz w:val="23"/>
          <w:szCs w:val="23"/>
        </w:rPr>
        <w:t>MEM_ MAPPED</w:t>
      </w:r>
      <w:r w:rsidRPr="00D27FDD">
        <w:rPr>
          <w:rFonts w:ascii="inherit" w:eastAsia="宋体" w:hAnsi="inherit" w:cs="Helvetica"/>
          <w:color w:val="373737"/>
          <w:kern w:val="0"/>
          <w:sz w:val="23"/>
          <w:szCs w:val="23"/>
        </w:rPr>
        <w:t>，即地址映射于不可执行的镜像文件片段，如页文件；第四种是</w:t>
      </w:r>
      <w:r w:rsidRPr="00D27FDD">
        <w:rPr>
          <w:rFonts w:ascii="inherit" w:eastAsia="宋体" w:hAnsi="inherit" w:cs="Helvetica"/>
          <w:color w:val="373737"/>
          <w:kern w:val="0"/>
          <w:sz w:val="23"/>
          <w:szCs w:val="23"/>
        </w:rPr>
        <w:t>MEM_PRIVATE</w:t>
      </w:r>
      <w:r w:rsidRPr="00D27FDD">
        <w:rPr>
          <w:rFonts w:ascii="inherit" w:eastAsia="宋体" w:hAnsi="inherit" w:cs="Helvetica"/>
          <w:color w:val="373737"/>
          <w:kern w:val="0"/>
          <w:sz w:val="23"/>
          <w:szCs w:val="23"/>
        </w:rPr>
        <w:t>，即私有有内存，这里的私有是针对进程而言的，私有内存无法在多个进程间共享；</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保护模式</w:t>
      </w:r>
      <w:r w:rsidRPr="00D27FDD">
        <w:rPr>
          <w:rFonts w:ascii="inherit" w:eastAsia="宋体" w:hAnsi="inherit" w:cs="Helvetica"/>
          <w:color w:val="373737"/>
          <w:kern w:val="0"/>
          <w:sz w:val="23"/>
          <w:szCs w:val="23"/>
        </w:rPr>
        <w:t>：即</w:t>
      </w:r>
      <w:r w:rsidRPr="00D27FDD">
        <w:rPr>
          <w:rFonts w:ascii="inherit" w:eastAsia="宋体" w:hAnsi="inherit" w:cs="Helvetica"/>
          <w:color w:val="373737"/>
          <w:kern w:val="0"/>
          <w:sz w:val="23"/>
          <w:szCs w:val="23"/>
        </w:rPr>
        <w:t>Protect</w:t>
      </w:r>
      <w:r w:rsidRPr="00D27FDD">
        <w:rPr>
          <w:rFonts w:ascii="inherit" w:eastAsia="宋体" w:hAnsi="inherit" w:cs="Helvetica"/>
          <w:color w:val="373737"/>
          <w:kern w:val="0"/>
          <w:sz w:val="23"/>
          <w:szCs w:val="23"/>
        </w:rPr>
        <w:t>值，上例中见识了两种保护模式，</w:t>
      </w:r>
      <w:r w:rsidRPr="00D27FDD">
        <w:rPr>
          <w:rFonts w:ascii="inherit" w:eastAsia="宋体" w:hAnsi="inherit" w:cs="Helvetica"/>
          <w:color w:val="373737"/>
          <w:kern w:val="0"/>
          <w:sz w:val="23"/>
          <w:szCs w:val="23"/>
        </w:rPr>
        <w:t>NOACCESS</w:t>
      </w:r>
      <w:r w:rsidRPr="00D27FDD">
        <w:rPr>
          <w:rFonts w:ascii="inherit" w:eastAsia="宋体" w:hAnsi="inherit" w:cs="Helvetica"/>
          <w:color w:val="373737"/>
          <w:kern w:val="0"/>
          <w:sz w:val="23"/>
          <w:szCs w:val="23"/>
        </w:rPr>
        <w:t>和</w:t>
      </w:r>
      <w:r w:rsidRPr="00D27FDD">
        <w:rPr>
          <w:rFonts w:ascii="inherit" w:eastAsia="宋体" w:hAnsi="inherit" w:cs="Helvetica"/>
          <w:color w:val="373737"/>
          <w:kern w:val="0"/>
          <w:sz w:val="23"/>
          <w:szCs w:val="23"/>
        </w:rPr>
        <w:t>READWRITE</w:t>
      </w:r>
      <w:r w:rsidRPr="00D27FDD">
        <w:rPr>
          <w:rFonts w:ascii="inherit" w:eastAsia="宋体" w:hAnsi="inherit" w:cs="Helvetica"/>
          <w:color w:val="373737"/>
          <w:kern w:val="0"/>
          <w:sz w:val="23"/>
          <w:szCs w:val="23"/>
        </w:rPr>
        <w:t>。从字面即很容易理解其意思，前者是不能做任何访问的，因为空闲内存是无效内存；后者则可读可写，但不能执行，说明是保存数据的地方。所有可用的保护包括：</w:t>
      </w:r>
      <w:r w:rsidRPr="00D27FDD">
        <w:rPr>
          <w:rFonts w:ascii="inherit" w:eastAsia="宋体" w:hAnsi="inherit" w:cs="Helvetica"/>
          <w:color w:val="373737"/>
          <w:kern w:val="0"/>
          <w:sz w:val="23"/>
          <w:szCs w:val="23"/>
        </w:rPr>
        <w:t>PAGE_NOACCESS</w:t>
      </w:r>
      <w:r w:rsidRPr="00D27FDD">
        <w:rPr>
          <w:rFonts w:ascii="inherit" w:eastAsia="宋体" w:hAnsi="inherit" w:cs="Helvetica"/>
          <w:color w:val="373737"/>
          <w:kern w:val="0"/>
          <w:sz w:val="23"/>
          <w:szCs w:val="23"/>
        </w:rPr>
        <w:t>（不可访问），</w:t>
      </w:r>
      <w:r w:rsidRPr="00D27FDD">
        <w:rPr>
          <w:rFonts w:ascii="inherit" w:eastAsia="宋体" w:hAnsi="inherit" w:cs="Helvetica"/>
          <w:color w:val="373737"/>
          <w:kern w:val="0"/>
          <w:sz w:val="23"/>
          <w:szCs w:val="23"/>
        </w:rPr>
        <w:t>PAGE_READONLY</w:t>
      </w:r>
      <w:r w:rsidRPr="00D27FDD">
        <w:rPr>
          <w:rFonts w:ascii="inherit" w:eastAsia="宋体" w:hAnsi="inherit" w:cs="Helvetica"/>
          <w:color w:val="373737"/>
          <w:kern w:val="0"/>
          <w:sz w:val="23"/>
          <w:szCs w:val="23"/>
        </w:rPr>
        <w:t>（只读），</w:t>
      </w:r>
      <w:r w:rsidRPr="00D27FDD">
        <w:rPr>
          <w:rFonts w:ascii="inherit" w:eastAsia="宋体" w:hAnsi="inherit" w:cs="Helvetica"/>
          <w:color w:val="373737"/>
          <w:kern w:val="0"/>
          <w:sz w:val="23"/>
          <w:szCs w:val="23"/>
        </w:rPr>
        <w:t>PAGE_READWRITE</w:t>
      </w:r>
      <w:r w:rsidRPr="00D27FDD">
        <w:rPr>
          <w:rFonts w:ascii="inherit" w:eastAsia="宋体" w:hAnsi="inherit" w:cs="Helvetica"/>
          <w:color w:val="373737"/>
          <w:kern w:val="0"/>
          <w:sz w:val="23"/>
          <w:szCs w:val="23"/>
        </w:rPr>
        <w:t>（读写），</w:t>
      </w:r>
      <w:r w:rsidRPr="00D27FDD">
        <w:rPr>
          <w:rFonts w:ascii="inherit" w:eastAsia="宋体" w:hAnsi="inherit" w:cs="Helvetica"/>
          <w:color w:val="373737"/>
          <w:kern w:val="0"/>
          <w:sz w:val="23"/>
          <w:szCs w:val="23"/>
        </w:rPr>
        <w:t>PAGE_EXECUTE</w:t>
      </w:r>
      <w:r w:rsidRPr="00D27FDD">
        <w:rPr>
          <w:rFonts w:ascii="inherit" w:eastAsia="宋体" w:hAnsi="inherit" w:cs="Helvetica"/>
          <w:color w:val="373737"/>
          <w:kern w:val="0"/>
          <w:sz w:val="23"/>
          <w:szCs w:val="23"/>
        </w:rPr>
        <w:t>（可执行），</w:t>
      </w:r>
      <w:r w:rsidRPr="00D27FDD">
        <w:rPr>
          <w:rFonts w:ascii="inherit" w:eastAsia="宋体" w:hAnsi="inherit" w:cs="Helvetica"/>
          <w:color w:val="373737"/>
          <w:kern w:val="0"/>
          <w:sz w:val="23"/>
          <w:szCs w:val="23"/>
        </w:rPr>
        <w:t xml:space="preserve"> PAGE_EXECUTE_READ</w:t>
      </w:r>
      <w:r w:rsidRPr="00D27FDD">
        <w:rPr>
          <w:rFonts w:ascii="inherit" w:eastAsia="宋体" w:hAnsi="inherit" w:cs="Helvetica"/>
          <w:color w:val="373737"/>
          <w:kern w:val="0"/>
          <w:sz w:val="23"/>
          <w:szCs w:val="23"/>
        </w:rPr>
        <w:t>（执行并可读），</w:t>
      </w:r>
      <w:r w:rsidRPr="00D27FDD">
        <w:rPr>
          <w:rFonts w:ascii="inherit" w:eastAsia="宋体" w:hAnsi="inherit" w:cs="Helvetica"/>
          <w:color w:val="373737"/>
          <w:kern w:val="0"/>
          <w:sz w:val="23"/>
          <w:szCs w:val="23"/>
        </w:rPr>
        <w:t>PAGE_EXECUTE_READWRITE</w:t>
      </w:r>
      <w:r w:rsidRPr="00D27FDD">
        <w:rPr>
          <w:rFonts w:ascii="inherit" w:eastAsia="宋体" w:hAnsi="inherit" w:cs="Helvetica"/>
          <w:color w:val="373737"/>
          <w:kern w:val="0"/>
          <w:sz w:val="23"/>
          <w:szCs w:val="23"/>
        </w:rPr>
        <w:t>（执行并可读写），</w:t>
      </w:r>
      <w:r w:rsidRPr="00D27FDD">
        <w:rPr>
          <w:rFonts w:ascii="inherit" w:eastAsia="宋体" w:hAnsi="inherit" w:cs="Helvetica"/>
          <w:color w:val="373737"/>
          <w:kern w:val="0"/>
          <w:sz w:val="23"/>
          <w:szCs w:val="23"/>
        </w:rPr>
        <w:t>PAGE_WRITECOPY</w:t>
      </w:r>
      <w:r w:rsidRPr="00D27FDD">
        <w:rPr>
          <w:rFonts w:ascii="inherit" w:eastAsia="宋体" w:hAnsi="inherit" w:cs="Helvetica"/>
          <w:color w:val="373737"/>
          <w:kern w:val="0"/>
          <w:sz w:val="23"/>
          <w:szCs w:val="23"/>
        </w:rPr>
        <w:t>（写时拷贝），</w:t>
      </w:r>
      <w:r w:rsidRPr="00D27FDD">
        <w:rPr>
          <w:rFonts w:ascii="inherit" w:eastAsia="宋体" w:hAnsi="inherit" w:cs="Helvetica"/>
          <w:color w:val="373737"/>
          <w:kern w:val="0"/>
          <w:sz w:val="23"/>
          <w:szCs w:val="23"/>
        </w:rPr>
        <w:t>PAGE_EXECUTE_WRITECOPY</w:t>
      </w:r>
      <w:r w:rsidRPr="00D27FDD">
        <w:rPr>
          <w:rFonts w:ascii="inherit" w:eastAsia="宋体" w:hAnsi="inherit" w:cs="Helvetica"/>
          <w:color w:val="373737"/>
          <w:kern w:val="0"/>
          <w:sz w:val="23"/>
          <w:szCs w:val="23"/>
        </w:rPr>
        <w:t>（执行，并写时拷贝），</w:t>
      </w:r>
      <w:r w:rsidRPr="00D27FDD">
        <w:rPr>
          <w:rFonts w:ascii="inherit" w:eastAsia="宋体" w:hAnsi="inherit" w:cs="Helvetica"/>
          <w:color w:val="373737"/>
          <w:kern w:val="0"/>
          <w:sz w:val="23"/>
          <w:szCs w:val="23"/>
        </w:rPr>
        <w:t xml:space="preserve"> PAGE_GUARD</w:t>
      </w:r>
      <w:r w:rsidRPr="00D27FDD">
        <w:rPr>
          <w:rFonts w:ascii="inherit" w:eastAsia="宋体" w:hAnsi="inherit" w:cs="Helvetica"/>
          <w:color w:val="373737"/>
          <w:kern w:val="0"/>
          <w:sz w:val="23"/>
          <w:szCs w:val="23"/>
        </w:rPr>
        <w:t>（保护）。</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内存状态</w:t>
      </w:r>
      <w:r w:rsidRPr="00D27FDD">
        <w:rPr>
          <w:rFonts w:ascii="inherit" w:eastAsia="宋体" w:hAnsi="inherit" w:cs="Helvetica"/>
          <w:color w:val="373737"/>
          <w:kern w:val="0"/>
          <w:sz w:val="23"/>
          <w:szCs w:val="23"/>
        </w:rPr>
        <w:t>：即</w:t>
      </w:r>
      <w:r w:rsidRPr="00D27FDD">
        <w:rPr>
          <w:rFonts w:ascii="inherit" w:eastAsia="宋体" w:hAnsi="inherit" w:cs="Helvetica"/>
          <w:color w:val="373737"/>
          <w:kern w:val="0"/>
          <w:sz w:val="23"/>
          <w:szCs w:val="23"/>
        </w:rPr>
        <w:t>State</w:t>
      </w:r>
      <w:r w:rsidRPr="00D27FDD">
        <w:rPr>
          <w:rFonts w:ascii="inherit" w:eastAsia="宋体" w:hAnsi="inherit" w:cs="Helvetica"/>
          <w:color w:val="373737"/>
          <w:kern w:val="0"/>
          <w:sz w:val="23"/>
          <w:szCs w:val="23"/>
        </w:rPr>
        <w:t>值，共三种：</w:t>
      </w:r>
      <w:r w:rsidRPr="00D27FDD">
        <w:rPr>
          <w:rFonts w:ascii="inherit" w:eastAsia="宋体" w:hAnsi="inherit" w:cs="Helvetica"/>
          <w:color w:val="373737"/>
          <w:kern w:val="0"/>
          <w:sz w:val="23"/>
          <w:szCs w:val="23"/>
        </w:rPr>
        <w:t>MEM_FREE</w:t>
      </w:r>
      <w:r w:rsidRPr="00D27FDD">
        <w:rPr>
          <w:rFonts w:ascii="inherit" w:eastAsia="宋体" w:hAnsi="inherit" w:cs="Helvetica"/>
          <w:color w:val="373737"/>
          <w:kern w:val="0"/>
          <w:sz w:val="23"/>
          <w:szCs w:val="23"/>
        </w:rPr>
        <w:t>，即空闲内存；</w:t>
      </w:r>
      <w:r w:rsidRPr="00D27FDD">
        <w:rPr>
          <w:rFonts w:ascii="inherit" w:eastAsia="宋体" w:hAnsi="inherit" w:cs="Helvetica"/>
          <w:color w:val="373737"/>
          <w:kern w:val="0"/>
          <w:sz w:val="23"/>
          <w:szCs w:val="23"/>
        </w:rPr>
        <w:t>MEM_RESERVED</w:t>
      </w:r>
      <w:r w:rsidRPr="00D27FDD">
        <w:rPr>
          <w:rFonts w:ascii="inherit" w:eastAsia="宋体" w:hAnsi="inherit" w:cs="Helvetica"/>
          <w:color w:val="373737"/>
          <w:kern w:val="0"/>
          <w:sz w:val="23"/>
          <w:szCs w:val="23"/>
        </w:rPr>
        <w:t>，即保留内存，保留内存尚不能被实际使用，但其地址空间已被预留，尚需一个提交动作。最后是</w:t>
      </w:r>
      <w:r w:rsidRPr="00D27FDD">
        <w:rPr>
          <w:rFonts w:ascii="inherit" w:eastAsia="宋体" w:hAnsi="inherit" w:cs="Helvetica"/>
          <w:color w:val="373737"/>
          <w:kern w:val="0"/>
          <w:sz w:val="23"/>
          <w:szCs w:val="23"/>
        </w:rPr>
        <w:t>MEM_COMMIT</w:t>
      </w:r>
      <w:r w:rsidRPr="00D27FDD">
        <w:rPr>
          <w:rFonts w:ascii="inherit" w:eastAsia="宋体" w:hAnsi="inherit" w:cs="Helvetica"/>
          <w:color w:val="373737"/>
          <w:kern w:val="0"/>
          <w:sz w:val="23"/>
          <w:szCs w:val="23"/>
        </w:rPr>
        <w:t>，即内存已被提交，正在被使用。</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b/>
          <w:bCs/>
          <w:color w:val="373737"/>
          <w:kern w:val="0"/>
          <w:sz w:val="23"/>
          <w:szCs w:val="23"/>
        </w:rPr>
        <w:t>内存用途</w:t>
      </w:r>
      <w:r w:rsidRPr="00D27FDD">
        <w:rPr>
          <w:rFonts w:ascii="inherit" w:eastAsia="宋体" w:hAnsi="inherit" w:cs="Helvetica"/>
          <w:color w:val="373737"/>
          <w:kern w:val="0"/>
          <w:sz w:val="23"/>
          <w:szCs w:val="23"/>
        </w:rPr>
        <w:t>：即</w:t>
      </w:r>
      <w:r w:rsidRPr="00D27FDD">
        <w:rPr>
          <w:rFonts w:ascii="inherit" w:eastAsia="宋体" w:hAnsi="inherit" w:cs="Helvetica"/>
          <w:color w:val="373737"/>
          <w:kern w:val="0"/>
          <w:sz w:val="23"/>
          <w:szCs w:val="23"/>
        </w:rPr>
        <w:t>Usage</w:t>
      </w:r>
      <w:r w:rsidRPr="00D27FDD">
        <w:rPr>
          <w:rFonts w:ascii="inherit" w:eastAsia="宋体" w:hAnsi="inherit" w:cs="Helvetica"/>
          <w:color w:val="373737"/>
          <w:kern w:val="0"/>
          <w:sz w:val="23"/>
          <w:szCs w:val="23"/>
        </w:rPr>
        <w:t>值，有这样一些值和用途。</w:t>
      </w:r>
      <w:r w:rsidRPr="00D27FDD">
        <w:rPr>
          <w:rFonts w:ascii="inherit" w:eastAsia="宋体" w:hAnsi="inherit" w:cs="Helvetica"/>
          <w:color w:val="373737"/>
          <w:kern w:val="0"/>
          <w:sz w:val="23"/>
          <w:szCs w:val="23"/>
        </w:rPr>
        <w:t>RegionUsageIsVAD</w:t>
      </w:r>
      <w:r w:rsidRPr="00D27FDD">
        <w:rPr>
          <w:rFonts w:ascii="inherit" w:eastAsia="宋体" w:hAnsi="inherit" w:cs="Helvetica"/>
          <w:color w:val="373737"/>
          <w:kern w:val="0"/>
          <w:sz w:val="23"/>
          <w:szCs w:val="23"/>
        </w:rPr>
        <w:t>：表示此地址区域已被分配；</w:t>
      </w:r>
      <w:r w:rsidRPr="00D27FDD">
        <w:rPr>
          <w:rFonts w:ascii="inherit" w:eastAsia="宋体" w:hAnsi="inherit" w:cs="Helvetica"/>
          <w:color w:val="373737"/>
          <w:kern w:val="0"/>
          <w:sz w:val="23"/>
          <w:szCs w:val="23"/>
        </w:rPr>
        <w:t>RegionUsageFree</w:t>
      </w:r>
      <w:r w:rsidRPr="00D27FDD">
        <w:rPr>
          <w:rFonts w:ascii="inherit" w:eastAsia="宋体" w:hAnsi="inherit" w:cs="Helvetica"/>
          <w:color w:val="373737"/>
          <w:kern w:val="0"/>
          <w:sz w:val="23"/>
          <w:szCs w:val="23"/>
        </w:rPr>
        <w:t>：代表此地址区域已被释放，既没有保留也没有被提交，将来可以申请使用；</w:t>
      </w:r>
      <w:r w:rsidRPr="00D27FDD">
        <w:rPr>
          <w:rFonts w:ascii="inherit" w:eastAsia="宋体" w:hAnsi="inherit" w:cs="Helvetica"/>
          <w:color w:val="373737"/>
          <w:kern w:val="0"/>
          <w:sz w:val="23"/>
          <w:szCs w:val="23"/>
        </w:rPr>
        <w:t>RegionUsageImage</w:t>
      </w:r>
      <w:r w:rsidRPr="00D27FDD">
        <w:rPr>
          <w:rFonts w:ascii="inherit" w:eastAsia="宋体" w:hAnsi="inherit" w:cs="Helvetica"/>
          <w:color w:val="373737"/>
          <w:kern w:val="0"/>
          <w:sz w:val="23"/>
          <w:szCs w:val="23"/>
        </w:rPr>
        <w:t>：代表此地址区域被映射到二进制文件的镜像；</w:t>
      </w:r>
      <w:r w:rsidRPr="00D27FDD">
        <w:rPr>
          <w:rFonts w:ascii="inherit" w:eastAsia="宋体" w:hAnsi="inherit" w:cs="Helvetica"/>
          <w:color w:val="373737"/>
          <w:kern w:val="0"/>
          <w:sz w:val="23"/>
          <w:szCs w:val="23"/>
        </w:rPr>
        <w:t>Region UsageStack</w:t>
      </w:r>
      <w:r w:rsidRPr="00D27FDD">
        <w:rPr>
          <w:rFonts w:ascii="inherit" w:eastAsia="宋体" w:hAnsi="inherit" w:cs="Helvetica"/>
          <w:color w:val="373737"/>
          <w:kern w:val="0"/>
          <w:sz w:val="23"/>
          <w:szCs w:val="23"/>
        </w:rPr>
        <w:t>：代表此地址区域用于线程栈；</w:t>
      </w:r>
      <w:r w:rsidRPr="00D27FDD">
        <w:rPr>
          <w:rFonts w:ascii="inherit" w:eastAsia="宋体" w:hAnsi="inherit" w:cs="Helvetica"/>
          <w:color w:val="373737"/>
          <w:kern w:val="0"/>
          <w:sz w:val="23"/>
          <w:szCs w:val="23"/>
        </w:rPr>
        <w:t>RegionUsageTeb</w:t>
      </w:r>
      <w:r w:rsidRPr="00D27FDD">
        <w:rPr>
          <w:rFonts w:ascii="inherit" w:eastAsia="宋体" w:hAnsi="inherit" w:cs="Helvetica"/>
          <w:color w:val="373737"/>
          <w:kern w:val="0"/>
          <w:sz w:val="23"/>
          <w:szCs w:val="23"/>
        </w:rPr>
        <w:t>：代表此地址区域用于保存目标进程的所有线程的</w:t>
      </w:r>
      <w:r w:rsidRPr="00D27FDD">
        <w:rPr>
          <w:rFonts w:ascii="inherit" w:eastAsia="宋体" w:hAnsi="inherit" w:cs="Helvetica"/>
          <w:color w:val="373737"/>
          <w:kern w:val="0"/>
          <w:sz w:val="23"/>
          <w:szCs w:val="23"/>
        </w:rPr>
        <w:t>TEB</w:t>
      </w:r>
      <w:r w:rsidRPr="00D27FDD">
        <w:rPr>
          <w:rFonts w:ascii="inherit" w:eastAsia="宋体" w:hAnsi="inherit" w:cs="Helvetica"/>
          <w:color w:val="373737"/>
          <w:kern w:val="0"/>
          <w:sz w:val="23"/>
          <w:szCs w:val="23"/>
        </w:rPr>
        <w:t>结构；</w:t>
      </w:r>
      <w:r w:rsidRPr="00D27FDD">
        <w:rPr>
          <w:rFonts w:ascii="inherit" w:eastAsia="宋体" w:hAnsi="inherit" w:cs="Helvetica"/>
          <w:color w:val="373737"/>
          <w:kern w:val="0"/>
          <w:sz w:val="23"/>
          <w:szCs w:val="23"/>
        </w:rPr>
        <w:t>RegionUsageHeap</w:t>
      </w:r>
      <w:r w:rsidRPr="00D27FDD">
        <w:rPr>
          <w:rFonts w:ascii="inherit" w:eastAsia="宋体" w:hAnsi="inherit" w:cs="Helvetica"/>
          <w:color w:val="373737"/>
          <w:kern w:val="0"/>
          <w:sz w:val="23"/>
          <w:szCs w:val="23"/>
        </w:rPr>
        <w:t>：代表此地址区域用于堆内存；</w:t>
      </w:r>
      <w:r w:rsidRPr="00D27FDD">
        <w:rPr>
          <w:rFonts w:ascii="inherit" w:eastAsia="宋体" w:hAnsi="inherit" w:cs="Helvetica"/>
          <w:color w:val="373737"/>
          <w:kern w:val="0"/>
          <w:sz w:val="23"/>
          <w:szCs w:val="23"/>
        </w:rPr>
        <w:t>RegionUsage Pdb</w:t>
      </w:r>
      <w:r w:rsidRPr="00D27FDD">
        <w:rPr>
          <w:rFonts w:ascii="inherit" w:eastAsia="宋体" w:hAnsi="inherit" w:cs="Helvetica"/>
          <w:color w:val="373737"/>
          <w:kern w:val="0"/>
          <w:sz w:val="23"/>
          <w:szCs w:val="23"/>
        </w:rPr>
        <w:t>：代表此地址区域用于保存目标进程的</w:t>
      </w:r>
      <w:r w:rsidRPr="00D27FDD">
        <w:rPr>
          <w:rFonts w:ascii="inherit" w:eastAsia="宋体" w:hAnsi="inherit" w:cs="Helvetica"/>
          <w:color w:val="373737"/>
          <w:kern w:val="0"/>
          <w:sz w:val="23"/>
          <w:szCs w:val="23"/>
        </w:rPr>
        <w:t>PEB</w:t>
      </w:r>
      <w:r w:rsidRPr="00D27FDD">
        <w:rPr>
          <w:rFonts w:ascii="inherit" w:eastAsia="宋体" w:hAnsi="inherit" w:cs="Helvetica"/>
          <w:color w:val="373737"/>
          <w:kern w:val="0"/>
          <w:sz w:val="23"/>
          <w:szCs w:val="23"/>
        </w:rPr>
        <w:t>结构；</w:t>
      </w:r>
      <w:r w:rsidRPr="00D27FDD">
        <w:rPr>
          <w:rFonts w:ascii="inherit" w:eastAsia="宋体" w:hAnsi="inherit" w:cs="Helvetica"/>
          <w:color w:val="373737"/>
          <w:kern w:val="0"/>
          <w:sz w:val="23"/>
          <w:szCs w:val="23"/>
        </w:rPr>
        <w:t>RegionUsageProcessParameters</w:t>
      </w:r>
      <w:r w:rsidRPr="00D27FDD">
        <w:rPr>
          <w:rFonts w:ascii="inherit" w:eastAsia="宋体" w:hAnsi="inherit" w:cs="Helvetica"/>
          <w:color w:val="373737"/>
          <w:kern w:val="0"/>
          <w:sz w:val="23"/>
          <w:szCs w:val="23"/>
        </w:rPr>
        <w:t>：代表此内存块用于保存目标进程的启动参数；</w:t>
      </w:r>
      <w:r w:rsidRPr="00D27FDD">
        <w:rPr>
          <w:rFonts w:ascii="inherit" w:eastAsia="宋体" w:hAnsi="inherit" w:cs="Helvetica"/>
          <w:color w:val="373737"/>
          <w:kern w:val="0"/>
          <w:sz w:val="23"/>
          <w:szCs w:val="23"/>
        </w:rPr>
        <w:t>RegionUsageEnviromentBlock</w:t>
      </w:r>
      <w:r w:rsidRPr="00D27FDD">
        <w:rPr>
          <w:rFonts w:ascii="inherit" w:eastAsia="宋体" w:hAnsi="inherit" w:cs="Helvetica"/>
          <w:color w:val="373737"/>
          <w:kern w:val="0"/>
          <w:sz w:val="23"/>
          <w:szCs w:val="23"/>
        </w:rPr>
        <w:t>：代表此地址区域用于保存目标进程的环境块。</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用户环境下可使用下面的命令显示内存统计信息，包括内存用途、内存类型、内存状态。</w:t>
      </w:r>
    </w:p>
    <w:p w:rsidR="00D27FDD" w:rsidRPr="00D27FDD" w:rsidRDefault="00D27FDD" w:rsidP="00D27FDD">
      <w:pPr>
        <w:widowControl/>
        <w:numPr>
          <w:ilvl w:val="0"/>
          <w:numId w:val="102"/>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!address  -summary</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0:009&gt; !address  -summary</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Usage Summary ---------------- RgnCount ----------- Total Size -------- %ofBusy %ofTotal</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Free                                    101        0`7a5ba000 (   1.912 Gb)           95.60%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Image                                   294        0`022b8000 (  34.719 Mb)  38.49%    1.70%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7        0`0113a000 (  17.227 Mb)  19.10%    0.84%</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Stack32                                  51        0`01100000 (  17.000 Mb)  18.84%    0.83%</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Heap32                                   26        0`006e0000 (   6.875 Mb)   7.62%    0.34%</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MappedFile                               12        0`0069e000 (   6.617 Mb)   7.34%    0.32%</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Stack64                                  51        0`00440000 (   4.250 Mb)   4.71%    0.21%</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Other                                     8        0`001c1000 (   1.754 Mb)   1.94%    0.09%</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Heap64                                    9        0`00190000 (   1.563 Mb)   1.73%    0.08%</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TEB64                                    17        0`00022000 ( 136.000 kb)   0.15%    0.01%</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TEB32                                    17        0`00011000 (  68.000 kb)   0.07%    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PEB64                                     1        0`00001000 (   4.000 kb)   0.00%    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PEB32                                     1        0`00001000 (   4.000 kb)   0.00%    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Type Summary (for busy) ------ RgnCount ----------- Total Size -------- %ofBusy %ofTotal</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MEM_PRIVATE                             181        0`02f11000 (  47.066 Mb)  52.17%    2.30%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MEM_IMAGE                               295        0`022b9000 (  34.723 Mb)  38.49%    1.70%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MEM_MAPPED                               18        0`0086c000 (   8.422 Mb)   9.34%    0.41%</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State Summary ---------------- RgnCount ----------- Total Size -------- %ofBusy %ofTotal</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MEM_FREE                                101        0`7a5ba000 (   1.912 Gb)           95.60%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MEM_RESERVE                              94        0`02f5d000 (  47.363 Mb)  52.50%    2.31%</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MEM_COMMIT                              400        0`02ad9000 (  42.848 Mb)  47.50%    2.09%</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Protect Summary (for commit) - RgnCount ----------- Total Size -------- %ofBusy %ofTotal</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PAGE_EXECUTE_READ                        56        0`01414000 (  20.078 Mb)  22.26%    0.98%</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PAGE_READONLY                           129        0`0117a000 (  17.477 Mb)  19.37%    0.85%</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PAGE_READWRITE                          153        0`004b5000 (   4.707 Mb)   5.22%    0.23%</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PAGE_WRITECOPY                           26        0`0004c000 ( 304.000 kb)   0.33%    0.01%</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PAGE_READWRITE|PAGE_GUARD                34        0`00048000 ( 288.000 kb)   0.31%    0.01%</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PAGE_EXECUTE_READWRITE                    2        0`00002000 (   8.000 kb)   0.01%    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Largest Region by Usage ----------- Base Address -------- Region Size ----------</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Free                                      0`030b0000        0`6cf40000 (   1.702 Gb)</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Image                                     0`75d71000        0`00879000 (   8.473 Mb)</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0`7f0e0000        0`00f00000 (  15.000 Mb)</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Stack32                                   0`00cd0000        0`000fd000 (1012.000 kb)</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Heap32                                    0`02f13000        0`0019d000 (   1.613 Mb)</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MappedFile                                0`01a90000        0`002cf000 (   2.809 Mb)</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Stack64                                   0`00160000        0`00039000 ( 228.000 kb)</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Other                                     0`006b0000        0`00181000 (   1.504 Mb)</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Heap64                                    0`02b90000        0`000bf000 ( 764.000 kb)</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TEB64                                     0`7ef76000        0`00002000 (   8.000 kb)</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TEB32                                     0`7ef78000        0`00001000 (   4.000 kb)</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PEB64                                     0`7efdf000        0`00001000 (   4.000 kb)</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PEB32                                     0`7efde000        0`00001000 (   4.000 kb)</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上图分别以内存使用、内存类型、内存状态显示用户空间内存统计信息。</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和</w:t>
      </w:r>
      <w:r w:rsidRPr="00D27FDD">
        <w:rPr>
          <w:rFonts w:ascii="inherit" w:eastAsia="宋体" w:hAnsi="inherit" w:cs="Helvetica"/>
          <w:color w:val="373737"/>
          <w:kern w:val="0"/>
          <w:sz w:val="23"/>
          <w:szCs w:val="23"/>
        </w:rPr>
        <w:t>!address</w:t>
      </w:r>
      <w:r w:rsidRPr="00D27FDD">
        <w:rPr>
          <w:rFonts w:ascii="inherit" w:eastAsia="宋体" w:hAnsi="inherit" w:cs="Helvetica"/>
          <w:color w:val="373737"/>
          <w:kern w:val="0"/>
          <w:sz w:val="23"/>
          <w:szCs w:val="23"/>
        </w:rPr>
        <w:t>命令类似的，用户模式下还有下面两个命令可用：</w:t>
      </w:r>
    </w:p>
    <w:p w:rsidR="00D27FDD" w:rsidRPr="00D27FDD" w:rsidRDefault="00D27FDD" w:rsidP="00D27FDD">
      <w:pPr>
        <w:widowControl/>
        <w:numPr>
          <w:ilvl w:val="0"/>
          <w:numId w:val="103"/>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!vprot  [</w:t>
      </w:r>
      <w:r w:rsidRPr="00D27FDD">
        <w:rPr>
          <w:rFonts w:ascii="inherit" w:eastAsia="宋体" w:hAnsi="inherit" w:cs="Helvetica"/>
          <w:i/>
          <w:iCs/>
          <w:color w:val="373737"/>
          <w:kern w:val="0"/>
          <w:sz w:val="23"/>
          <w:szCs w:val="23"/>
        </w:rPr>
        <w:t>地址</w:t>
      </w:r>
      <w:r w:rsidRPr="00D27FDD">
        <w:rPr>
          <w:rFonts w:ascii="inherit" w:eastAsia="宋体" w:hAnsi="inherit" w:cs="Helvetica"/>
          <w:color w:val="373737"/>
          <w:kern w:val="0"/>
          <w:sz w:val="23"/>
          <w:szCs w:val="23"/>
        </w:rPr>
        <w:t>]</w:t>
      </w:r>
    </w:p>
    <w:p w:rsidR="00D27FDD" w:rsidRPr="00D27FDD" w:rsidRDefault="00D27FDD" w:rsidP="00D27FDD">
      <w:pPr>
        <w:widowControl/>
        <w:numPr>
          <w:ilvl w:val="0"/>
          <w:numId w:val="103"/>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!vadump  [-v]</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命令</w:t>
      </w:r>
      <w:r w:rsidRPr="00D27FDD">
        <w:rPr>
          <w:rFonts w:ascii="inherit" w:eastAsia="宋体" w:hAnsi="inherit" w:cs="Helvetica"/>
          <w:color w:val="373737"/>
          <w:kern w:val="0"/>
          <w:sz w:val="23"/>
          <w:szCs w:val="23"/>
        </w:rPr>
        <w:t>!vprot</w:t>
      </w:r>
      <w:r w:rsidRPr="00D27FDD">
        <w:rPr>
          <w:rFonts w:ascii="inherit" w:eastAsia="宋体" w:hAnsi="inherit" w:cs="Helvetica"/>
          <w:color w:val="373737"/>
          <w:kern w:val="0"/>
          <w:sz w:val="23"/>
          <w:szCs w:val="23"/>
        </w:rPr>
        <w:t>显示指定内存块的信息，侧重于内存保护信息；命令</w:t>
      </w:r>
      <w:r w:rsidRPr="00D27FDD">
        <w:rPr>
          <w:rFonts w:ascii="inherit" w:eastAsia="宋体" w:hAnsi="inherit" w:cs="Helvetica"/>
          <w:color w:val="373737"/>
          <w:kern w:val="0"/>
          <w:sz w:val="23"/>
          <w:szCs w:val="23"/>
        </w:rPr>
        <w:t>!vadump</w:t>
      </w:r>
      <w:r w:rsidRPr="00D27FDD">
        <w:rPr>
          <w:rFonts w:ascii="inherit" w:eastAsia="宋体" w:hAnsi="inherit" w:cs="Helvetica"/>
          <w:color w:val="373737"/>
          <w:kern w:val="0"/>
          <w:sz w:val="23"/>
          <w:szCs w:val="23"/>
        </w:rPr>
        <w:t>显示整个内存空间信息，</w:t>
      </w:r>
      <w:r w:rsidRPr="00D27FDD">
        <w:rPr>
          <w:rFonts w:ascii="inherit" w:eastAsia="宋体" w:hAnsi="inherit" w:cs="Helvetica"/>
          <w:color w:val="373737"/>
          <w:kern w:val="0"/>
          <w:sz w:val="23"/>
          <w:szCs w:val="23"/>
        </w:rPr>
        <w:t>dump</w:t>
      </w:r>
      <w:r w:rsidRPr="00D27FDD">
        <w:rPr>
          <w:rFonts w:ascii="inherit" w:eastAsia="宋体" w:hAnsi="inherit" w:cs="Helvetica"/>
          <w:color w:val="373737"/>
          <w:kern w:val="0"/>
          <w:sz w:val="23"/>
          <w:szCs w:val="23"/>
        </w:rPr>
        <w:t>者倾泻也，开启</w:t>
      </w:r>
      <w:r w:rsidRPr="00D27FDD">
        <w:rPr>
          <w:rFonts w:ascii="inherit" w:eastAsia="宋体" w:hAnsi="inherit" w:cs="Helvetica"/>
          <w:color w:val="373737"/>
          <w:kern w:val="0"/>
          <w:sz w:val="23"/>
          <w:szCs w:val="23"/>
        </w:rPr>
        <w:t>-v</w:t>
      </w:r>
      <w:r w:rsidRPr="00D27FDD">
        <w:rPr>
          <w:rFonts w:ascii="inherit" w:eastAsia="宋体" w:hAnsi="inherit" w:cs="Helvetica"/>
          <w:color w:val="373737"/>
          <w:kern w:val="0"/>
          <w:sz w:val="23"/>
          <w:szCs w:val="23"/>
        </w:rPr>
        <w:t>选项将显示详细（</w:t>
      </w:r>
      <w:r w:rsidRPr="00D27FDD">
        <w:rPr>
          <w:rFonts w:ascii="inherit" w:eastAsia="宋体" w:hAnsi="inherit" w:cs="Helvetica"/>
          <w:color w:val="373737"/>
          <w:kern w:val="0"/>
          <w:sz w:val="23"/>
          <w:szCs w:val="23"/>
        </w:rPr>
        <w:t>Verbose</w:t>
      </w:r>
      <w:r w:rsidRPr="00D27FDD">
        <w:rPr>
          <w:rFonts w:ascii="inherit" w:eastAsia="宋体" w:hAnsi="inherit" w:cs="Helvetica"/>
          <w:color w:val="373737"/>
          <w:kern w:val="0"/>
          <w:sz w:val="23"/>
          <w:szCs w:val="23"/>
        </w:rPr>
        <w:t>）信息。</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上面讲过，用户环境下使用</w:t>
      </w:r>
      <w:r w:rsidRPr="00D27FDD">
        <w:rPr>
          <w:rFonts w:ascii="inherit" w:eastAsia="宋体" w:hAnsi="inherit" w:cs="Helvetica"/>
          <w:color w:val="373737"/>
          <w:kern w:val="0"/>
          <w:sz w:val="23"/>
          <w:szCs w:val="23"/>
        </w:rPr>
        <w:t>“!address  –summary”</w:t>
      </w:r>
      <w:r w:rsidRPr="00D27FDD">
        <w:rPr>
          <w:rFonts w:ascii="inherit" w:eastAsia="宋体" w:hAnsi="inherit" w:cs="Helvetica"/>
          <w:color w:val="373737"/>
          <w:kern w:val="0"/>
          <w:sz w:val="23"/>
          <w:szCs w:val="23"/>
        </w:rPr>
        <w:t>可显示用户空间的内存统计信息；现在再看两个内核命令，在内核环境下显示内存的统计信息：</w:t>
      </w:r>
    </w:p>
    <w:p w:rsidR="00D27FDD" w:rsidRPr="00D27FDD" w:rsidRDefault="00D27FDD" w:rsidP="00D27FDD">
      <w:pPr>
        <w:widowControl/>
        <w:numPr>
          <w:ilvl w:val="0"/>
          <w:numId w:val="104"/>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!memusage</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此命令从物理内存角度显示内存统计信息。无数个页表信息将被打印出来，可以说是</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最内存</w:t>
      </w:r>
      <w:r w:rsidRPr="00D27FDD">
        <w:rPr>
          <w:rFonts w:ascii="Helvetica" w:eastAsia="宋体" w:hAnsi="Helvetica" w:cs="Helvetica"/>
          <w:color w:val="373737"/>
          <w:kern w:val="0"/>
          <w:sz w:val="23"/>
          <w:szCs w:val="23"/>
        </w:rPr>
        <w:t>”</w:t>
      </w:r>
      <w:r w:rsidRPr="00D27FDD">
        <w:rPr>
          <w:rFonts w:ascii="Helvetica" w:eastAsia="宋体" w:hAnsi="Helvetica" w:cs="Helvetica"/>
          <w:color w:val="373737"/>
          <w:kern w:val="0"/>
          <w:sz w:val="23"/>
          <w:szCs w:val="23"/>
        </w:rPr>
        <w:t>的信息。此命令会查看所有的页帧，所以运行时会非常地耗时。</w:t>
      </w:r>
    </w:p>
    <w:p w:rsidR="00D27FDD" w:rsidRPr="00D27FDD" w:rsidRDefault="00D27FDD" w:rsidP="00D27FDD">
      <w:pPr>
        <w:widowControl/>
        <w:numPr>
          <w:ilvl w:val="0"/>
          <w:numId w:val="105"/>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!vm</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此命令从虚拟内存的角度显示内存统计信息，不仅能从全局角度显示虚拟内存的使用情况，还能以进程为单位显示内存使用情况。</w:t>
      </w:r>
    </w:p>
    <w:p w:rsidR="00D27FDD" w:rsidRPr="00D27FDD" w:rsidRDefault="00D27FDD" w:rsidP="00D27FDD">
      <w:pPr>
        <w:widowControl/>
        <w:shd w:val="clear" w:color="auto" w:fill="FFFFFF"/>
        <w:spacing w:after="195"/>
        <w:jc w:val="left"/>
        <w:textAlignment w:val="baseline"/>
        <w:outlineLvl w:val="1"/>
        <w:rPr>
          <w:rFonts w:ascii="Helvetica" w:eastAsia="宋体" w:hAnsi="Helvetica" w:cs="Helvetica"/>
          <w:b/>
          <w:bCs/>
          <w:color w:val="000000"/>
          <w:kern w:val="0"/>
          <w:sz w:val="23"/>
          <w:szCs w:val="23"/>
        </w:rPr>
      </w:pPr>
      <w:r w:rsidRPr="00D27FDD">
        <w:rPr>
          <w:rFonts w:ascii="Helvetica" w:eastAsia="宋体" w:hAnsi="Helvetica" w:cs="Helvetica"/>
          <w:b/>
          <w:bCs/>
          <w:color w:val="000000"/>
          <w:kern w:val="0"/>
          <w:sz w:val="23"/>
          <w:szCs w:val="23"/>
        </w:rPr>
        <w:t xml:space="preserve">5.3 </w:t>
      </w:r>
      <w:r w:rsidRPr="00D27FDD">
        <w:rPr>
          <w:rFonts w:ascii="Helvetica" w:eastAsia="宋体" w:hAnsi="Helvetica" w:cs="Helvetica"/>
          <w:b/>
          <w:bCs/>
          <w:color w:val="000000"/>
          <w:kern w:val="0"/>
          <w:sz w:val="23"/>
          <w:szCs w:val="23"/>
        </w:rPr>
        <w:t>其他命令</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内核模式下，查看文件缓存信息，命令格式如下：</w:t>
      </w:r>
    </w:p>
    <w:p w:rsidR="00D27FDD" w:rsidRPr="00D27FDD" w:rsidRDefault="00D27FDD" w:rsidP="00D27FDD">
      <w:pPr>
        <w:widowControl/>
        <w:numPr>
          <w:ilvl w:val="0"/>
          <w:numId w:val="106"/>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!filecache</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            </w:t>
      </w:r>
      <w:r w:rsidRPr="00D27FDD">
        <w:rPr>
          <w:rFonts w:ascii="inherit" w:eastAsia="宋体" w:hAnsi="inherit" w:cs="Helvetica"/>
          <w:color w:val="373737"/>
          <w:kern w:val="0"/>
          <w:sz w:val="23"/>
          <w:szCs w:val="23"/>
        </w:rPr>
        <w:t>此命令在用户内核模式下，显示文件缓存和页表状态。每一行信息表示一个虚拟地址控制块</w:t>
      </w:r>
      <w:r w:rsidRPr="00D27FDD">
        <w:rPr>
          <w:rFonts w:ascii="inherit" w:eastAsia="宋体" w:hAnsi="inherit" w:cs="Helvetica"/>
          <w:color w:val="373737"/>
          <w:kern w:val="0"/>
          <w:sz w:val="23"/>
          <w:szCs w:val="23"/>
        </w:rPr>
        <w:t xml:space="preserve"> (VACB)</w:t>
      </w:r>
      <w:r w:rsidRPr="00D27FDD">
        <w:rPr>
          <w:rFonts w:ascii="inherit" w:eastAsia="宋体" w:hAnsi="inherit" w:cs="Helvetica"/>
          <w:color w:val="373737"/>
          <w:kern w:val="0"/>
          <w:sz w:val="23"/>
          <w:szCs w:val="23"/>
        </w:rPr>
        <w:t>。虚拟地址控制块可能对应着一个命名文件，也可能对应着一个元数据块。如果对应着一个命名文件，则此文件名称将被显示，否则显示元数据名称。</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b/>
          <w:bCs/>
          <w:color w:val="373737"/>
          <w:kern w:val="0"/>
          <w:sz w:val="23"/>
          <w:szCs w:val="23"/>
        </w:rPr>
        <w:t>实验：</w:t>
      </w:r>
      <w:r w:rsidRPr="00D27FDD">
        <w:rPr>
          <w:rFonts w:ascii="Helvetica" w:eastAsia="宋体" w:hAnsi="Helvetica" w:cs="Helvetica"/>
          <w:color w:val="373737"/>
          <w:kern w:val="0"/>
          <w:sz w:val="23"/>
          <w:szCs w:val="23"/>
        </w:rPr>
        <w:t>查看文件缓存</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很多软件都使用文件缓存的方式保存数据，比如</w:t>
      </w:r>
      <w:r w:rsidRPr="00D27FDD">
        <w:rPr>
          <w:rFonts w:ascii="Courier" w:eastAsia="宋体" w:hAnsi="Courier" w:cs="宋体"/>
          <w:color w:val="373737"/>
          <w:kern w:val="0"/>
          <w:sz w:val="20"/>
          <w:szCs w:val="20"/>
        </w:rPr>
        <w:t>Office Word</w:t>
      </w:r>
      <w:r w:rsidRPr="00D27FDD">
        <w:rPr>
          <w:rFonts w:ascii="Courier" w:eastAsia="宋体" w:hAnsi="Courier" w:cs="宋体"/>
          <w:color w:val="373737"/>
          <w:kern w:val="0"/>
          <w:sz w:val="20"/>
          <w:szCs w:val="20"/>
        </w:rPr>
        <w:t>。直接查看</w:t>
      </w:r>
      <w:r w:rsidRPr="00D27FDD">
        <w:rPr>
          <w:rFonts w:ascii="Courier" w:eastAsia="宋体" w:hAnsi="Courier" w:cs="宋体"/>
          <w:color w:val="373737"/>
          <w:kern w:val="0"/>
          <w:sz w:val="20"/>
          <w:szCs w:val="20"/>
        </w:rPr>
        <w:t>WORD</w:t>
      </w:r>
      <w:r w:rsidRPr="00D27FDD">
        <w:rPr>
          <w:rFonts w:ascii="Courier" w:eastAsia="宋体" w:hAnsi="Courier" w:cs="宋体"/>
          <w:color w:val="373737"/>
          <w:kern w:val="0"/>
          <w:sz w:val="20"/>
          <w:szCs w:val="20"/>
        </w:rPr>
        <w:t>文档，由于其</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内部格式不透明，故而不便分析。但如果使用</w:t>
      </w:r>
      <w:r w:rsidRPr="00D27FDD">
        <w:rPr>
          <w:rFonts w:ascii="Courier" w:eastAsia="宋体" w:hAnsi="Courier" w:cs="宋体"/>
          <w:color w:val="373737"/>
          <w:kern w:val="0"/>
          <w:sz w:val="20"/>
          <w:szCs w:val="20"/>
        </w:rPr>
        <w:t>WORD</w:t>
      </w:r>
      <w:r w:rsidRPr="00D27FDD">
        <w:rPr>
          <w:rFonts w:ascii="Courier" w:eastAsia="宋体" w:hAnsi="Courier" w:cs="宋体"/>
          <w:color w:val="373737"/>
          <w:kern w:val="0"/>
          <w:sz w:val="20"/>
          <w:szCs w:val="20"/>
        </w:rPr>
        <w:t>打开一个</w:t>
      </w:r>
      <w:r w:rsidRPr="00D27FDD">
        <w:rPr>
          <w:rFonts w:ascii="Courier" w:eastAsia="宋体" w:hAnsi="Courier" w:cs="宋体"/>
          <w:color w:val="373737"/>
          <w:kern w:val="0"/>
          <w:sz w:val="20"/>
          <w:szCs w:val="20"/>
        </w:rPr>
        <w:t>txt</w:t>
      </w:r>
      <w:r w:rsidRPr="00D27FDD">
        <w:rPr>
          <w:rFonts w:ascii="Courier" w:eastAsia="宋体" w:hAnsi="Courier" w:cs="宋体"/>
          <w:color w:val="373737"/>
          <w:kern w:val="0"/>
          <w:sz w:val="20"/>
          <w:szCs w:val="20"/>
        </w:rPr>
        <w:t>文本文档，它就会以文本文档</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的方式来处理之，并且依旧使用文件缓存的方式。</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读者用</w:t>
      </w:r>
      <w:r w:rsidRPr="00D27FDD">
        <w:rPr>
          <w:rFonts w:ascii="Courier" w:eastAsia="宋体" w:hAnsi="Courier" w:cs="宋体"/>
          <w:color w:val="373737"/>
          <w:kern w:val="0"/>
          <w:sz w:val="20"/>
          <w:szCs w:val="20"/>
        </w:rPr>
        <w:t>WORD</w:t>
      </w:r>
      <w:r w:rsidRPr="00D27FDD">
        <w:rPr>
          <w:rFonts w:ascii="Courier" w:eastAsia="宋体" w:hAnsi="Courier" w:cs="宋体"/>
          <w:color w:val="373737"/>
          <w:kern w:val="0"/>
          <w:sz w:val="20"/>
          <w:szCs w:val="20"/>
        </w:rPr>
        <w:t>打开一个</w:t>
      </w:r>
      <w:r w:rsidRPr="00D27FDD">
        <w:rPr>
          <w:rFonts w:ascii="Courier" w:eastAsia="宋体" w:hAnsi="Courier" w:cs="宋体"/>
          <w:color w:val="373737"/>
          <w:kern w:val="0"/>
          <w:sz w:val="20"/>
          <w:szCs w:val="20"/>
        </w:rPr>
        <w:t>TXT</w:t>
      </w:r>
      <w:r w:rsidRPr="00D27FDD">
        <w:rPr>
          <w:rFonts w:ascii="Courier" w:eastAsia="宋体" w:hAnsi="Courier" w:cs="宋体"/>
          <w:color w:val="373737"/>
          <w:kern w:val="0"/>
          <w:sz w:val="20"/>
          <w:szCs w:val="20"/>
        </w:rPr>
        <w:t>文档（比如：测试</w:t>
      </w:r>
      <w:r w:rsidRPr="00D27FDD">
        <w:rPr>
          <w:rFonts w:ascii="Courier" w:eastAsia="宋体" w:hAnsi="Courier" w:cs="宋体"/>
          <w:color w:val="373737"/>
          <w:kern w:val="0"/>
          <w:sz w:val="20"/>
          <w:szCs w:val="20"/>
        </w:rPr>
        <w:t>.txt</w:t>
      </w:r>
      <w:r w:rsidRPr="00D27FDD">
        <w:rPr>
          <w:rFonts w:ascii="Courier" w:eastAsia="宋体" w:hAnsi="Courier" w:cs="宋体"/>
          <w:color w:val="373737"/>
          <w:kern w:val="0"/>
          <w:sz w:val="20"/>
          <w:szCs w:val="20"/>
        </w:rPr>
        <w:t>）。</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运行内核调试器并执行</w:t>
      </w:r>
      <w:r w:rsidRPr="00D27FDD">
        <w:rPr>
          <w:rFonts w:ascii="Courier" w:eastAsia="宋体" w:hAnsi="Courier" w:cs="宋体"/>
          <w:color w:val="373737"/>
          <w:kern w:val="0"/>
          <w:sz w:val="20"/>
          <w:szCs w:val="20"/>
        </w:rPr>
        <w:t>!filecache</w:t>
      </w:r>
      <w:r w:rsidRPr="00D27FDD">
        <w:rPr>
          <w:rFonts w:ascii="Courier" w:eastAsia="宋体" w:hAnsi="Courier" w:cs="宋体"/>
          <w:color w:val="373737"/>
          <w:kern w:val="0"/>
          <w:sz w:val="20"/>
          <w:szCs w:val="20"/>
        </w:rPr>
        <w:t>命令，在打印信息中查找</w:t>
      </w:r>
      <w:r w:rsidRPr="00D27FDD">
        <w:rPr>
          <w:rFonts w:ascii="Courier" w:eastAsia="宋体" w:hAnsi="Courier" w:cs="宋体"/>
          <w:color w:val="373737"/>
          <w:kern w:val="0"/>
          <w:sz w:val="20"/>
          <w:szCs w:val="20"/>
        </w:rPr>
        <w:t>“</w:t>
      </w:r>
      <w:r w:rsidRPr="00D27FDD">
        <w:rPr>
          <w:rFonts w:ascii="Courier" w:eastAsia="宋体" w:hAnsi="Courier" w:cs="宋体"/>
          <w:color w:val="373737"/>
          <w:kern w:val="0"/>
          <w:sz w:val="20"/>
          <w:szCs w:val="20"/>
        </w:rPr>
        <w:t>测试</w:t>
      </w:r>
      <w:r w:rsidRPr="00D27FDD">
        <w:rPr>
          <w:rFonts w:ascii="Courier" w:eastAsia="宋体" w:hAnsi="Courier" w:cs="宋体"/>
          <w:color w:val="373737"/>
          <w:kern w:val="0"/>
          <w:sz w:val="20"/>
          <w:szCs w:val="20"/>
        </w:rPr>
        <w:t>.txt”</w:t>
      </w:r>
      <w:r w:rsidRPr="00D27FDD">
        <w:rPr>
          <w:rFonts w:ascii="Courier" w:eastAsia="宋体" w:hAnsi="Courier" w:cs="宋体"/>
          <w:color w:val="373737"/>
          <w:kern w:val="0"/>
          <w:sz w:val="20"/>
          <w:szCs w:val="20"/>
        </w:rPr>
        <w:t>。</w:t>
      </w:r>
    </w:p>
    <w:p w:rsidR="00D27FDD" w:rsidRPr="00D27FDD" w:rsidRDefault="00D27FDD" w:rsidP="00D27FDD">
      <w:pPr>
        <w:widowControl/>
        <w:shd w:val="clear" w:color="auto" w:fill="FFFFFF"/>
        <w:spacing w:after="390"/>
        <w:jc w:val="left"/>
        <w:textAlignment w:val="baseline"/>
        <w:rPr>
          <w:rFonts w:ascii="Helvetica" w:eastAsia="宋体" w:hAnsi="Helvetica" w:cs="Helvetica"/>
          <w:color w:val="373737"/>
          <w:kern w:val="0"/>
          <w:sz w:val="23"/>
          <w:szCs w:val="23"/>
        </w:rPr>
      </w:pPr>
      <w:r w:rsidRPr="00D27FDD">
        <w:rPr>
          <w:rFonts w:ascii="Helvetica" w:eastAsia="宋体" w:hAnsi="Helvetica" w:cs="Helvetica"/>
          <w:color w:val="373737"/>
          <w:kern w:val="0"/>
          <w:sz w:val="23"/>
          <w:szCs w:val="23"/>
        </w:rPr>
        <w:t>用户模式下查看堆信息，命令格式如下：</w:t>
      </w:r>
    </w:p>
    <w:p w:rsidR="00D27FDD" w:rsidRPr="00D27FDD" w:rsidRDefault="00D27FDD" w:rsidP="00D27FDD">
      <w:pPr>
        <w:widowControl/>
        <w:numPr>
          <w:ilvl w:val="0"/>
          <w:numId w:val="107"/>
        </w:numPr>
        <w:shd w:val="clear" w:color="auto" w:fill="FFFFFF"/>
        <w:ind w:left="60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!heap</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下面的清单显示了某个进程中共有</w:t>
      </w:r>
      <w:r w:rsidRPr="00D27FDD">
        <w:rPr>
          <w:rFonts w:ascii="inherit" w:eastAsia="宋体" w:hAnsi="inherit" w:cs="Helvetica"/>
          <w:color w:val="373737"/>
          <w:kern w:val="0"/>
          <w:sz w:val="23"/>
          <w:szCs w:val="23"/>
        </w:rPr>
        <w:t>4</w:t>
      </w:r>
      <w:r w:rsidRPr="00D27FDD">
        <w:rPr>
          <w:rFonts w:ascii="inherit" w:eastAsia="宋体" w:hAnsi="inherit" w:cs="Helvetica"/>
          <w:color w:val="373737"/>
          <w:kern w:val="0"/>
          <w:sz w:val="23"/>
          <w:szCs w:val="23"/>
        </w:rPr>
        <w:t>个堆：</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0:004&gt; !heap -a</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Index   Address  Name      Debugging options enabled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1:   00150000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Segment at 00150000 to 00250000 (00031000 bytes committed)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2:   00250000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Segment at 00250000 to 00260000 (00006000 bytes committed)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3:   00260000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Segment at 00260000 to 00270000 (00003000 bytes committed)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lastRenderedPageBreak/>
        <w:t xml:space="preserve">  4:   00390000</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Segment at 00390000 to 003a0000 (00008000 bytes committed)</w:t>
      </w:r>
    </w:p>
    <w:p w:rsidR="00D27FDD" w:rsidRPr="00D27FDD" w:rsidRDefault="00D27FDD" w:rsidP="00D27FDD">
      <w:pPr>
        <w:widowControl/>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90"/>
        <w:jc w:val="left"/>
        <w:textAlignment w:val="baseline"/>
        <w:rPr>
          <w:rFonts w:ascii="Courier" w:eastAsia="宋体" w:hAnsi="Courier" w:cs="宋体"/>
          <w:color w:val="373737"/>
          <w:kern w:val="0"/>
          <w:sz w:val="20"/>
          <w:szCs w:val="20"/>
        </w:rPr>
      </w:pPr>
      <w:r w:rsidRPr="00D27FDD">
        <w:rPr>
          <w:rFonts w:ascii="Courier" w:eastAsia="宋体" w:hAnsi="Courier" w:cs="宋体"/>
          <w:color w:val="373737"/>
          <w:kern w:val="0"/>
          <w:sz w:val="20"/>
          <w:szCs w:val="20"/>
        </w:rPr>
        <w:t xml:space="preserve">    Segment at 01370000 to 01470000 (0007b000 bytes committed)</w:t>
      </w:r>
    </w:p>
    <w:p w:rsidR="00D27FDD" w:rsidRPr="00D27FDD" w:rsidRDefault="00D27FDD" w:rsidP="00D27FDD">
      <w:pPr>
        <w:widowControl/>
        <w:shd w:val="clear" w:color="auto" w:fill="FFFFFF"/>
        <w:spacing w:after="390"/>
        <w:jc w:val="left"/>
        <w:textAlignment w:val="baseline"/>
        <w:rPr>
          <w:rFonts w:ascii="inherit" w:eastAsia="宋体" w:hAnsi="inherit" w:cs="Helvetica"/>
          <w:color w:val="373737"/>
          <w:kern w:val="0"/>
          <w:sz w:val="23"/>
          <w:szCs w:val="23"/>
        </w:rPr>
      </w:pPr>
      <w:r w:rsidRPr="00D27FDD">
        <w:rPr>
          <w:rFonts w:ascii="inherit" w:eastAsia="宋体" w:hAnsi="inherit" w:cs="Helvetica"/>
          <w:color w:val="373737"/>
          <w:kern w:val="0"/>
          <w:sz w:val="23"/>
          <w:szCs w:val="23"/>
        </w:rPr>
        <w:t xml:space="preserve">            </w:t>
      </w:r>
      <w:r w:rsidRPr="00D27FDD">
        <w:rPr>
          <w:rFonts w:ascii="inherit" w:eastAsia="宋体" w:hAnsi="inherit" w:cs="Helvetica"/>
          <w:color w:val="373737"/>
          <w:kern w:val="0"/>
          <w:sz w:val="23"/>
          <w:szCs w:val="23"/>
        </w:rPr>
        <w:t>堆资源是属于进程的，每个进程都会创建若干个堆，如</w:t>
      </w:r>
      <w:r w:rsidRPr="00D27FDD">
        <w:rPr>
          <w:rFonts w:ascii="inherit" w:eastAsia="宋体" w:hAnsi="inherit" w:cs="Helvetica"/>
          <w:color w:val="373737"/>
          <w:kern w:val="0"/>
          <w:sz w:val="23"/>
          <w:szCs w:val="23"/>
        </w:rPr>
        <w:t>C</w:t>
      </w:r>
      <w:r w:rsidRPr="00D27FDD">
        <w:rPr>
          <w:rFonts w:ascii="inherit" w:eastAsia="宋体" w:hAnsi="inherit" w:cs="Helvetica"/>
          <w:color w:val="373737"/>
          <w:kern w:val="0"/>
          <w:sz w:val="23"/>
          <w:szCs w:val="23"/>
        </w:rPr>
        <w:t>运行时堆、进程默认堆等。以第一个堆为例，地址范围是</w:t>
      </w:r>
      <w:r w:rsidRPr="00D27FDD">
        <w:rPr>
          <w:rFonts w:ascii="inherit" w:eastAsia="宋体" w:hAnsi="inherit" w:cs="Helvetica"/>
          <w:color w:val="373737"/>
          <w:kern w:val="0"/>
          <w:sz w:val="23"/>
          <w:szCs w:val="23"/>
        </w:rPr>
        <w:t>[0x150000</w:t>
      </w:r>
      <w:r w:rsidRPr="00D27FDD">
        <w:rPr>
          <w:rFonts w:ascii="inherit" w:eastAsia="宋体" w:hAnsi="inherit" w:cs="Helvetica"/>
          <w:color w:val="373737"/>
          <w:kern w:val="0"/>
          <w:sz w:val="23"/>
          <w:szCs w:val="23"/>
        </w:rPr>
        <w:t>，</w:t>
      </w:r>
      <w:r w:rsidRPr="00D27FDD">
        <w:rPr>
          <w:rFonts w:ascii="inherit" w:eastAsia="宋体" w:hAnsi="inherit" w:cs="Helvetica"/>
          <w:color w:val="373737"/>
          <w:kern w:val="0"/>
          <w:sz w:val="23"/>
          <w:szCs w:val="23"/>
        </w:rPr>
        <w:t>0x250000]</w:t>
      </w:r>
      <w:r w:rsidRPr="00D27FDD">
        <w:rPr>
          <w:rFonts w:ascii="inherit" w:eastAsia="宋体" w:hAnsi="inherit" w:cs="Helvetica"/>
          <w:color w:val="373737"/>
          <w:kern w:val="0"/>
          <w:sz w:val="23"/>
          <w:szCs w:val="23"/>
        </w:rPr>
        <w:t>，已经有</w:t>
      </w:r>
      <w:r w:rsidRPr="00D27FDD">
        <w:rPr>
          <w:rFonts w:ascii="inherit" w:eastAsia="宋体" w:hAnsi="inherit" w:cs="Helvetica"/>
          <w:color w:val="373737"/>
          <w:kern w:val="0"/>
          <w:sz w:val="23"/>
          <w:szCs w:val="23"/>
        </w:rPr>
        <w:t>0×31000</w:t>
      </w:r>
      <w:r w:rsidRPr="00D27FDD">
        <w:rPr>
          <w:rFonts w:ascii="inherit" w:eastAsia="宋体" w:hAnsi="inherit" w:cs="Helvetica"/>
          <w:color w:val="373737"/>
          <w:kern w:val="0"/>
          <w:sz w:val="23"/>
          <w:szCs w:val="23"/>
        </w:rPr>
        <w:t>个字节被申请提交。</w:t>
      </w:r>
    </w:p>
    <w:p w:rsidR="00D27FDD" w:rsidRPr="00D27FDD" w:rsidRDefault="00D27FDD" w:rsidP="00D27FDD">
      <w:pPr>
        <w:widowControl/>
        <w:shd w:val="clear" w:color="auto" w:fill="FFFFFF"/>
        <w:spacing w:after="195"/>
        <w:jc w:val="left"/>
        <w:textAlignment w:val="baseline"/>
        <w:outlineLvl w:val="0"/>
        <w:rPr>
          <w:rFonts w:ascii="Helvetica" w:eastAsia="宋体" w:hAnsi="Helvetica" w:cs="Helvetica"/>
          <w:b/>
          <w:bCs/>
          <w:color w:val="000000"/>
          <w:kern w:val="36"/>
          <w:sz w:val="23"/>
          <w:szCs w:val="23"/>
        </w:rPr>
      </w:pPr>
      <w:r w:rsidRPr="00D27FDD">
        <w:rPr>
          <w:rFonts w:ascii="Helvetica" w:eastAsia="宋体" w:hAnsi="Helvetica" w:cs="Helvetica"/>
          <w:b/>
          <w:bCs/>
          <w:color w:val="000000"/>
          <w:kern w:val="36"/>
          <w:sz w:val="23"/>
          <w:szCs w:val="23"/>
        </w:rPr>
        <w:t xml:space="preserve">6 </w:t>
      </w:r>
      <w:r w:rsidRPr="00D27FDD">
        <w:rPr>
          <w:rFonts w:ascii="Helvetica" w:eastAsia="宋体" w:hAnsi="Helvetica" w:cs="Helvetica"/>
          <w:b/>
          <w:bCs/>
          <w:color w:val="000000"/>
          <w:kern w:val="36"/>
          <w:sz w:val="23"/>
          <w:szCs w:val="23"/>
        </w:rPr>
        <w:t>小结</w:t>
      </w:r>
    </w:p>
    <w:p w:rsidR="0010488C" w:rsidRPr="001420FC" w:rsidRDefault="00D27FDD" w:rsidP="001420FC">
      <w:pPr>
        <w:widowControl/>
        <w:shd w:val="clear" w:color="auto" w:fill="FFFFFF"/>
        <w:spacing w:after="390"/>
        <w:jc w:val="left"/>
        <w:textAlignment w:val="baseline"/>
        <w:rPr>
          <w:rFonts w:ascii="Helvetica" w:eastAsia="宋体" w:hAnsi="Helvetica" w:cs="Helvetica" w:hint="eastAsia"/>
          <w:color w:val="373737"/>
          <w:kern w:val="0"/>
          <w:sz w:val="23"/>
          <w:szCs w:val="23"/>
        </w:rPr>
      </w:pPr>
      <w:r w:rsidRPr="00D27FDD">
        <w:rPr>
          <w:rFonts w:ascii="Helvetica" w:eastAsia="宋体" w:hAnsi="Helvetica" w:cs="Helvetica"/>
          <w:color w:val="373737"/>
          <w:kern w:val="0"/>
          <w:sz w:val="23"/>
          <w:szCs w:val="23"/>
        </w:rPr>
        <w:t>本文到此结束。笔者并非调试方面的专家，斗胆写了这许多内容，深心惶恐。本章主要着重于基础知识，和基本指令的介绍，未免挂一漏万，遗漏了许多有用指令。此外本书亦未能深入到调试原理、应用技巧等高级主题，国内著名的调试专家张银奎老师所著的《软件调试》（电子工业出版社</w:t>
      </w:r>
      <w:r w:rsidRPr="00D27FDD">
        <w:rPr>
          <w:rFonts w:ascii="Helvetica" w:eastAsia="宋体" w:hAnsi="Helvetica" w:cs="Helvetica"/>
          <w:color w:val="373737"/>
          <w:kern w:val="0"/>
          <w:sz w:val="23"/>
          <w:szCs w:val="23"/>
        </w:rPr>
        <w:t xml:space="preserve"> 2008</w:t>
      </w:r>
      <w:r w:rsidRPr="00D27FDD">
        <w:rPr>
          <w:rFonts w:ascii="Helvetica" w:eastAsia="宋体" w:hAnsi="Helvetica" w:cs="Helvetica"/>
          <w:color w:val="373737"/>
          <w:kern w:val="0"/>
          <w:sz w:val="23"/>
          <w:szCs w:val="23"/>
        </w:rPr>
        <w:t>），是希望深入学习调试技术的读者首选之作。</w:t>
      </w:r>
      <w:bookmarkStart w:id="1" w:name="_GoBack"/>
      <w:bookmarkEnd w:id="1"/>
    </w:p>
    <w:sectPr w:rsidR="0010488C" w:rsidRPr="001420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60514"/>
    <w:multiLevelType w:val="multilevel"/>
    <w:tmpl w:val="127A4C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1020"/>
    <w:multiLevelType w:val="multilevel"/>
    <w:tmpl w:val="845404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33030"/>
    <w:multiLevelType w:val="multilevel"/>
    <w:tmpl w:val="B88C44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2157E"/>
    <w:multiLevelType w:val="multilevel"/>
    <w:tmpl w:val="8D06C3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82365"/>
    <w:multiLevelType w:val="multilevel"/>
    <w:tmpl w:val="37AC11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B3B4D"/>
    <w:multiLevelType w:val="multilevel"/>
    <w:tmpl w:val="652CB4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444BC"/>
    <w:multiLevelType w:val="multilevel"/>
    <w:tmpl w:val="59C097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E594A"/>
    <w:multiLevelType w:val="multilevel"/>
    <w:tmpl w:val="5518E8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472CB"/>
    <w:multiLevelType w:val="multilevel"/>
    <w:tmpl w:val="3934FA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61035"/>
    <w:multiLevelType w:val="multilevel"/>
    <w:tmpl w:val="CA4AEC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11627"/>
    <w:multiLevelType w:val="multilevel"/>
    <w:tmpl w:val="373C75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90F62"/>
    <w:multiLevelType w:val="multilevel"/>
    <w:tmpl w:val="C01C7B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C0AAA"/>
    <w:multiLevelType w:val="multilevel"/>
    <w:tmpl w:val="78CEE9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77DA9"/>
    <w:multiLevelType w:val="multilevel"/>
    <w:tmpl w:val="387427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511ED"/>
    <w:multiLevelType w:val="multilevel"/>
    <w:tmpl w:val="A816E5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0812DC"/>
    <w:multiLevelType w:val="multilevel"/>
    <w:tmpl w:val="78D86C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1323EA"/>
    <w:multiLevelType w:val="multilevel"/>
    <w:tmpl w:val="04160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944B60"/>
    <w:multiLevelType w:val="multilevel"/>
    <w:tmpl w:val="C04C9D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33CFC"/>
    <w:multiLevelType w:val="multilevel"/>
    <w:tmpl w:val="8B42FE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E733FA"/>
    <w:multiLevelType w:val="multilevel"/>
    <w:tmpl w:val="7C08C2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6B47EC"/>
    <w:multiLevelType w:val="multilevel"/>
    <w:tmpl w:val="C46846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6D1383"/>
    <w:multiLevelType w:val="multilevel"/>
    <w:tmpl w:val="58EEF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D3518C"/>
    <w:multiLevelType w:val="multilevel"/>
    <w:tmpl w:val="4ABC82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87E4F"/>
    <w:multiLevelType w:val="multilevel"/>
    <w:tmpl w:val="DB1C65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D747B2"/>
    <w:multiLevelType w:val="multilevel"/>
    <w:tmpl w:val="74403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D17761"/>
    <w:multiLevelType w:val="multilevel"/>
    <w:tmpl w:val="12942A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AC03D0"/>
    <w:multiLevelType w:val="multilevel"/>
    <w:tmpl w:val="075CBB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47595C"/>
    <w:multiLevelType w:val="multilevel"/>
    <w:tmpl w:val="D58CFC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0C50B0"/>
    <w:multiLevelType w:val="multilevel"/>
    <w:tmpl w:val="6F2EA5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C16275"/>
    <w:multiLevelType w:val="multilevel"/>
    <w:tmpl w:val="E2FA37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8D6357"/>
    <w:multiLevelType w:val="multilevel"/>
    <w:tmpl w:val="7C123F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3A0C87"/>
    <w:multiLevelType w:val="multilevel"/>
    <w:tmpl w:val="A06009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6C0322"/>
    <w:multiLevelType w:val="multilevel"/>
    <w:tmpl w:val="B6FA38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B316C8"/>
    <w:multiLevelType w:val="multilevel"/>
    <w:tmpl w:val="6958D7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B93FEF"/>
    <w:multiLevelType w:val="multilevel"/>
    <w:tmpl w:val="CDDABD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FE15E4"/>
    <w:multiLevelType w:val="multilevel"/>
    <w:tmpl w:val="0CBE3C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510D57"/>
    <w:multiLevelType w:val="multilevel"/>
    <w:tmpl w:val="C9706A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E56C1E"/>
    <w:multiLevelType w:val="multilevel"/>
    <w:tmpl w:val="318E5D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022209"/>
    <w:multiLevelType w:val="multilevel"/>
    <w:tmpl w:val="CE8C8B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B900B4"/>
    <w:multiLevelType w:val="multilevel"/>
    <w:tmpl w:val="55B8D7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5A2865"/>
    <w:multiLevelType w:val="multilevel"/>
    <w:tmpl w:val="D7080D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38615B"/>
    <w:multiLevelType w:val="multilevel"/>
    <w:tmpl w:val="708E7D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7B56D6"/>
    <w:multiLevelType w:val="multilevel"/>
    <w:tmpl w:val="1AACB2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AE7BC0"/>
    <w:multiLevelType w:val="multilevel"/>
    <w:tmpl w:val="969ED5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CB4C2B"/>
    <w:multiLevelType w:val="multilevel"/>
    <w:tmpl w:val="B4A00C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DD746C"/>
    <w:multiLevelType w:val="multilevel"/>
    <w:tmpl w:val="681EB3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684142"/>
    <w:multiLevelType w:val="multilevel"/>
    <w:tmpl w:val="93FA49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961B16"/>
    <w:multiLevelType w:val="multilevel"/>
    <w:tmpl w:val="C55E34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774DC5"/>
    <w:multiLevelType w:val="multilevel"/>
    <w:tmpl w:val="A7921C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977E5B"/>
    <w:multiLevelType w:val="multilevel"/>
    <w:tmpl w:val="72F6AB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C45056"/>
    <w:multiLevelType w:val="multilevel"/>
    <w:tmpl w:val="592093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4805F9"/>
    <w:multiLevelType w:val="multilevel"/>
    <w:tmpl w:val="AE9291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0142A3"/>
    <w:multiLevelType w:val="multilevel"/>
    <w:tmpl w:val="637E3B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653913"/>
    <w:multiLevelType w:val="multilevel"/>
    <w:tmpl w:val="98988F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DE4C26"/>
    <w:multiLevelType w:val="multilevel"/>
    <w:tmpl w:val="156C2B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587C20"/>
    <w:multiLevelType w:val="multilevel"/>
    <w:tmpl w:val="5440B2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E15CB0"/>
    <w:multiLevelType w:val="multilevel"/>
    <w:tmpl w:val="21E6C7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3A2B81"/>
    <w:multiLevelType w:val="multilevel"/>
    <w:tmpl w:val="520ABB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0C2BBF"/>
    <w:multiLevelType w:val="multilevel"/>
    <w:tmpl w:val="E1D8A9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E221F2"/>
    <w:multiLevelType w:val="multilevel"/>
    <w:tmpl w:val="16D8E0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A4103E"/>
    <w:multiLevelType w:val="multilevel"/>
    <w:tmpl w:val="B29A44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CB321C"/>
    <w:multiLevelType w:val="multilevel"/>
    <w:tmpl w:val="57DC23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5E36A9"/>
    <w:multiLevelType w:val="multilevel"/>
    <w:tmpl w:val="84E4C5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6410D3"/>
    <w:multiLevelType w:val="multilevel"/>
    <w:tmpl w:val="41C810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9758F5"/>
    <w:multiLevelType w:val="multilevel"/>
    <w:tmpl w:val="1116BC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E7421E"/>
    <w:multiLevelType w:val="multilevel"/>
    <w:tmpl w:val="8144B1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B57EAE"/>
    <w:multiLevelType w:val="multilevel"/>
    <w:tmpl w:val="4A645D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3E7BF9"/>
    <w:multiLevelType w:val="multilevel"/>
    <w:tmpl w:val="846CCB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740B45"/>
    <w:multiLevelType w:val="multilevel"/>
    <w:tmpl w:val="30B289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3F2FC8"/>
    <w:multiLevelType w:val="multilevel"/>
    <w:tmpl w:val="6B3EB6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3B7AAB"/>
    <w:multiLevelType w:val="multilevel"/>
    <w:tmpl w:val="AB2C4E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E2175F"/>
    <w:multiLevelType w:val="multilevel"/>
    <w:tmpl w:val="74984E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E67F61"/>
    <w:multiLevelType w:val="multilevel"/>
    <w:tmpl w:val="17E06B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174B0B"/>
    <w:multiLevelType w:val="multilevel"/>
    <w:tmpl w:val="6246B7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9523D4"/>
    <w:multiLevelType w:val="multilevel"/>
    <w:tmpl w:val="793C88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AB2A42"/>
    <w:multiLevelType w:val="multilevel"/>
    <w:tmpl w:val="B82852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D13771"/>
    <w:multiLevelType w:val="multilevel"/>
    <w:tmpl w:val="3BE8AF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205567"/>
    <w:multiLevelType w:val="multilevel"/>
    <w:tmpl w:val="504C07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4A1D8F"/>
    <w:multiLevelType w:val="multilevel"/>
    <w:tmpl w:val="7700A2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B50687"/>
    <w:multiLevelType w:val="multilevel"/>
    <w:tmpl w:val="195E77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A5521B"/>
    <w:multiLevelType w:val="multilevel"/>
    <w:tmpl w:val="48705D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E43EF2"/>
    <w:multiLevelType w:val="multilevel"/>
    <w:tmpl w:val="F1F619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37352B"/>
    <w:multiLevelType w:val="multilevel"/>
    <w:tmpl w:val="D9345D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D074DA"/>
    <w:multiLevelType w:val="multilevel"/>
    <w:tmpl w:val="4328D4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782EDA"/>
    <w:multiLevelType w:val="multilevel"/>
    <w:tmpl w:val="2FA8D0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0A19AF"/>
    <w:multiLevelType w:val="multilevel"/>
    <w:tmpl w:val="20ACCB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1A2E46"/>
    <w:multiLevelType w:val="multilevel"/>
    <w:tmpl w:val="E848C9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3B7AFA"/>
    <w:multiLevelType w:val="multilevel"/>
    <w:tmpl w:val="4DB6A1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4A55A4"/>
    <w:multiLevelType w:val="multilevel"/>
    <w:tmpl w:val="8A0A0B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FF3B82"/>
    <w:multiLevelType w:val="multilevel"/>
    <w:tmpl w:val="4E56B5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F10183"/>
    <w:multiLevelType w:val="multilevel"/>
    <w:tmpl w:val="49E66D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4766C0"/>
    <w:multiLevelType w:val="multilevel"/>
    <w:tmpl w:val="4AD2B4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960A38"/>
    <w:multiLevelType w:val="multilevel"/>
    <w:tmpl w:val="8B34D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9970A4"/>
    <w:multiLevelType w:val="multilevel"/>
    <w:tmpl w:val="238AE7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BE7B3F"/>
    <w:multiLevelType w:val="multilevel"/>
    <w:tmpl w:val="E3F4C8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C75E2A"/>
    <w:multiLevelType w:val="multilevel"/>
    <w:tmpl w:val="7450A4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230B05"/>
    <w:multiLevelType w:val="multilevel"/>
    <w:tmpl w:val="BB5653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773D95"/>
    <w:multiLevelType w:val="multilevel"/>
    <w:tmpl w:val="5C0489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E20D92"/>
    <w:multiLevelType w:val="multilevel"/>
    <w:tmpl w:val="8E7E1E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1217E1"/>
    <w:multiLevelType w:val="multilevel"/>
    <w:tmpl w:val="85DCA8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645EF6"/>
    <w:multiLevelType w:val="multilevel"/>
    <w:tmpl w:val="8A8215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202485"/>
    <w:multiLevelType w:val="multilevel"/>
    <w:tmpl w:val="5C22E9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350241"/>
    <w:multiLevelType w:val="multilevel"/>
    <w:tmpl w:val="33AA60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517196"/>
    <w:multiLevelType w:val="multilevel"/>
    <w:tmpl w:val="89FAB6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C9756C"/>
    <w:multiLevelType w:val="multilevel"/>
    <w:tmpl w:val="2594FB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FA45EF"/>
    <w:multiLevelType w:val="multilevel"/>
    <w:tmpl w:val="37840F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067B23"/>
    <w:multiLevelType w:val="multilevel"/>
    <w:tmpl w:val="829AC0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88"/>
  </w:num>
  <w:num w:numId="3">
    <w:abstractNumId w:val="19"/>
  </w:num>
  <w:num w:numId="4">
    <w:abstractNumId w:val="73"/>
  </w:num>
  <w:num w:numId="5">
    <w:abstractNumId w:val="42"/>
  </w:num>
  <w:num w:numId="6">
    <w:abstractNumId w:val="8"/>
  </w:num>
  <w:num w:numId="7">
    <w:abstractNumId w:val="96"/>
  </w:num>
  <w:num w:numId="8">
    <w:abstractNumId w:val="39"/>
  </w:num>
  <w:num w:numId="9">
    <w:abstractNumId w:val="98"/>
  </w:num>
  <w:num w:numId="10">
    <w:abstractNumId w:val="78"/>
  </w:num>
  <w:num w:numId="11">
    <w:abstractNumId w:val="4"/>
  </w:num>
  <w:num w:numId="12">
    <w:abstractNumId w:val="83"/>
  </w:num>
  <w:num w:numId="13">
    <w:abstractNumId w:val="102"/>
  </w:num>
  <w:num w:numId="14">
    <w:abstractNumId w:val="43"/>
  </w:num>
  <w:num w:numId="15">
    <w:abstractNumId w:val="5"/>
  </w:num>
  <w:num w:numId="16">
    <w:abstractNumId w:val="64"/>
  </w:num>
  <w:num w:numId="17">
    <w:abstractNumId w:val="0"/>
  </w:num>
  <w:num w:numId="18">
    <w:abstractNumId w:val="22"/>
  </w:num>
  <w:num w:numId="19">
    <w:abstractNumId w:val="75"/>
  </w:num>
  <w:num w:numId="20">
    <w:abstractNumId w:val="28"/>
  </w:num>
  <w:num w:numId="21">
    <w:abstractNumId w:val="10"/>
  </w:num>
  <w:num w:numId="22">
    <w:abstractNumId w:val="63"/>
  </w:num>
  <w:num w:numId="23">
    <w:abstractNumId w:val="26"/>
  </w:num>
  <w:num w:numId="24">
    <w:abstractNumId w:val="21"/>
  </w:num>
  <w:num w:numId="25">
    <w:abstractNumId w:val="51"/>
  </w:num>
  <w:num w:numId="26">
    <w:abstractNumId w:val="72"/>
  </w:num>
  <w:num w:numId="27">
    <w:abstractNumId w:val="65"/>
  </w:num>
  <w:num w:numId="28">
    <w:abstractNumId w:val="45"/>
  </w:num>
  <w:num w:numId="29">
    <w:abstractNumId w:val="38"/>
  </w:num>
  <w:num w:numId="30">
    <w:abstractNumId w:val="15"/>
  </w:num>
  <w:num w:numId="31">
    <w:abstractNumId w:val="44"/>
  </w:num>
  <w:num w:numId="32">
    <w:abstractNumId w:val="59"/>
  </w:num>
  <w:num w:numId="33">
    <w:abstractNumId w:val="2"/>
  </w:num>
  <w:num w:numId="34">
    <w:abstractNumId w:val="76"/>
  </w:num>
  <w:num w:numId="35">
    <w:abstractNumId w:val="49"/>
  </w:num>
  <w:num w:numId="36">
    <w:abstractNumId w:val="82"/>
  </w:num>
  <w:num w:numId="37">
    <w:abstractNumId w:val="52"/>
  </w:num>
  <w:num w:numId="38">
    <w:abstractNumId w:val="91"/>
  </w:num>
  <w:num w:numId="39">
    <w:abstractNumId w:val="18"/>
  </w:num>
  <w:num w:numId="40">
    <w:abstractNumId w:val="7"/>
  </w:num>
  <w:num w:numId="41">
    <w:abstractNumId w:val="3"/>
  </w:num>
  <w:num w:numId="42">
    <w:abstractNumId w:val="77"/>
  </w:num>
  <w:num w:numId="43">
    <w:abstractNumId w:val="66"/>
  </w:num>
  <w:num w:numId="44">
    <w:abstractNumId w:val="61"/>
  </w:num>
  <w:num w:numId="45">
    <w:abstractNumId w:val="36"/>
  </w:num>
  <w:num w:numId="46">
    <w:abstractNumId w:val="9"/>
  </w:num>
  <w:num w:numId="47">
    <w:abstractNumId w:val="79"/>
  </w:num>
  <w:num w:numId="48">
    <w:abstractNumId w:val="54"/>
  </w:num>
  <w:num w:numId="49">
    <w:abstractNumId w:val="40"/>
  </w:num>
  <w:num w:numId="50">
    <w:abstractNumId w:val="94"/>
  </w:num>
  <w:num w:numId="51">
    <w:abstractNumId w:val="6"/>
  </w:num>
  <w:num w:numId="52">
    <w:abstractNumId w:val="104"/>
  </w:num>
  <w:num w:numId="53">
    <w:abstractNumId w:val="31"/>
  </w:num>
  <w:num w:numId="54">
    <w:abstractNumId w:val="86"/>
  </w:num>
  <w:num w:numId="55">
    <w:abstractNumId w:val="13"/>
  </w:num>
  <w:num w:numId="56">
    <w:abstractNumId w:val="97"/>
  </w:num>
  <w:num w:numId="57">
    <w:abstractNumId w:val="27"/>
  </w:num>
  <w:num w:numId="58">
    <w:abstractNumId w:val="87"/>
  </w:num>
  <w:num w:numId="59">
    <w:abstractNumId w:val="99"/>
  </w:num>
  <w:num w:numId="60">
    <w:abstractNumId w:val="74"/>
  </w:num>
  <w:num w:numId="61">
    <w:abstractNumId w:val="71"/>
  </w:num>
  <w:num w:numId="62">
    <w:abstractNumId w:val="1"/>
  </w:num>
  <w:num w:numId="63">
    <w:abstractNumId w:val="55"/>
  </w:num>
  <w:num w:numId="64">
    <w:abstractNumId w:val="80"/>
  </w:num>
  <w:num w:numId="65">
    <w:abstractNumId w:val="17"/>
  </w:num>
  <w:num w:numId="66">
    <w:abstractNumId w:val="60"/>
  </w:num>
  <w:num w:numId="67">
    <w:abstractNumId w:val="90"/>
  </w:num>
  <w:num w:numId="68">
    <w:abstractNumId w:val="30"/>
  </w:num>
  <w:num w:numId="69">
    <w:abstractNumId w:val="85"/>
  </w:num>
  <w:num w:numId="70">
    <w:abstractNumId w:val="33"/>
  </w:num>
  <w:num w:numId="71">
    <w:abstractNumId w:val="67"/>
  </w:num>
  <w:num w:numId="72">
    <w:abstractNumId w:val="14"/>
  </w:num>
  <w:num w:numId="73">
    <w:abstractNumId w:val="23"/>
  </w:num>
  <w:num w:numId="74">
    <w:abstractNumId w:val="20"/>
  </w:num>
  <w:num w:numId="75">
    <w:abstractNumId w:val="81"/>
  </w:num>
  <w:num w:numId="76">
    <w:abstractNumId w:val="25"/>
  </w:num>
  <w:num w:numId="77">
    <w:abstractNumId w:val="106"/>
  </w:num>
  <w:num w:numId="78">
    <w:abstractNumId w:val="37"/>
  </w:num>
  <w:num w:numId="79">
    <w:abstractNumId w:val="16"/>
  </w:num>
  <w:num w:numId="80">
    <w:abstractNumId w:val="101"/>
  </w:num>
  <w:num w:numId="81">
    <w:abstractNumId w:val="11"/>
  </w:num>
  <w:num w:numId="82">
    <w:abstractNumId w:val="92"/>
  </w:num>
  <w:num w:numId="83">
    <w:abstractNumId w:val="68"/>
  </w:num>
  <w:num w:numId="84">
    <w:abstractNumId w:val="29"/>
  </w:num>
  <w:num w:numId="85">
    <w:abstractNumId w:val="41"/>
  </w:num>
  <w:num w:numId="86">
    <w:abstractNumId w:val="100"/>
  </w:num>
  <w:num w:numId="87">
    <w:abstractNumId w:val="103"/>
  </w:num>
  <w:num w:numId="88">
    <w:abstractNumId w:val="69"/>
  </w:num>
  <w:num w:numId="89">
    <w:abstractNumId w:val="34"/>
  </w:num>
  <w:num w:numId="90">
    <w:abstractNumId w:val="48"/>
  </w:num>
  <w:num w:numId="91">
    <w:abstractNumId w:val="95"/>
  </w:num>
  <w:num w:numId="92">
    <w:abstractNumId w:val="105"/>
  </w:num>
  <w:num w:numId="93">
    <w:abstractNumId w:val="70"/>
  </w:num>
  <w:num w:numId="94">
    <w:abstractNumId w:val="89"/>
  </w:num>
  <w:num w:numId="95">
    <w:abstractNumId w:val="56"/>
  </w:num>
  <w:num w:numId="96">
    <w:abstractNumId w:val="53"/>
  </w:num>
  <w:num w:numId="97">
    <w:abstractNumId w:val="57"/>
  </w:num>
  <w:num w:numId="98">
    <w:abstractNumId w:val="12"/>
  </w:num>
  <w:num w:numId="99">
    <w:abstractNumId w:val="50"/>
  </w:num>
  <w:num w:numId="100">
    <w:abstractNumId w:val="35"/>
  </w:num>
  <w:num w:numId="101">
    <w:abstractNumId w:val="24"/>
  </w:num>
  <w:num w:numId="102">
    <w:abstractNumId w:val="32"/>
  </w:num>
  <w:num w:numId="103">
    <w:abstractNumId w:val="58"/>
  </w:num>
  <w:num w:numId="104">
    <w:abstractNumId w:val="84"/>
  </w:num>
  <w:num w:numId="105">
    <w:abstractNumId w:val="47"/>
  </w:num>
  <w:num w:numId="106">
    <w:abstractNumId w:val="62"/>
  </w:num>
  <w:num w:numId="107">
    <w:abstractNumId w:val="93"/>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B4E"/>
    <w:rsid w:val="0010488C"/>
    <w:rsid w:val="001420FC"/>
    <w:rsid w:val="00D27FDD"/>
    <w:rsid w:val="00D35B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72B89A-3E48-4D8E-9DE4-FEFF70DCD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Char"/>
    <w:uiPriority w:val="9"/>
    <w:qFormat/>
    <w:rsid w:val="00D27FDD"/>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D27FDD"/>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D27FDD"/>
    <w:rPr>
      <w:rFonts w:ascii="宋体" w:eastAsia="宋体" w:hAnsi="宋体" w:cs="宋体"/>
      <w:b/>
      <w:bCs/>
      <w:kern w:val="36"/>
      <w:sz w:val="48"/>
      <w:szCs w:val="48"/>
    </w:rPr>
  </w:style>
  <w:style w:type="character" w:customStyle="1" w:styleId="2Char">
    <w:name w:val="标题 2 Char"/>
    <w:basedOn w:val="a0"/>
    <w:link w:val="2"/>
    <w:uiPriority w:val="9"/>
    <w:rsid w:val="00D27FDD"/>
    <w:rPr>
      <w:rFonts w:ascii="宋体" w:eastAsia="宋体" w:hAnsi="宋体" w:cs="宋体"/>
      <w:b/>
      <w:bCs/>
      <w:kern w:val="0"/>
      <w:sz w:val="36"/>
      <w:szCs w:val="36"/>
    </w:rPr>
  </w:style>
  <w:style w:type="paragraph" w:styleId="a3">
    <w:name w:val="Normal (Web)"/>
    <w:basedOn w:val="a"/>
    <w:uiPriority w:val="99"/>
    <w:semiHidden/>
    <w:unhideWhenUsed/>
    <w:rsid w:val="00D27FDD"/>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Char"/>
    <w:uiPriority w:val="99"/>
    <w:semiHidden/>
    <w:unhideWhenUsed/>
    <w:rsid w:val="00D27F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D27FDD"/>
    <w:rPr>
      <w:rFonts w:ascii="宋体" w:eastAsia="宋体" w:hAnsi="宋体" w:cs="宋体"/>
      <w:kern w:val="0"/>
      <w:sz w:val="24"/>
      <w:szCs w:val="24"/>
    </w:rPr>
  </w:style>
  <w:style w:type="character" w:styleId="a4">
    <w:name w:val="Hyperlink"/>
    <w:basedOn w:val="a0"/>
    <w:uiPriority w:val="99"/>
    <w:semiHidden/>
    <w:unhideWhenUsed/>
    <w:rsid w:val="00D27FDD"/>
    <w:rPr>
      <w:color w:val="0000FF"/>
      <w:u w:val="single"/>
    </w:rPr>
  </w:style>
  <w:style w:type="character" w:customStyle="1" w:styleId="apple-converted-space">
    <w:name w:val="apple-converted-space"/>
    <w:basedOn w:val="a0"/>
    <w:rsid w:val="00D27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924794">
      <w:bodyDiv w:val="1"/>
      <w:marLeft w:val="0"/>
      <w:marRight w:val="0"/>
      <w:marTop w:val="0"/>
      <w:marBottom w:val="0"/>
      <w:divBdr>
        <w:top w:val="none" w:sz="0" w:space="0" w:color="auto"/>
        <w:left w:val="none" w:sz="0" w:space="0" w:color="auto"/>
        <w:bottom w:val="none" w:sz="0" w:space="0" w:color="auto"/>
        <w:right w:val="none" w:sz="0" w:space="0" w:color="auto"/>
      </w:divBdr>
      <w:divsChild>
        <w:div w:id="1029993234">
          <w:blockQuote w:val="1"/>
          <w:marLeft w:val="720"/>
          <w:marRight w:val="720"/>
          <w:marTop w:val="0"/>
          <w:marBottom w:val="0"/>
          <w:divBdr>
            <w:top w:val="none" w:sz="0" w:space="0" w:color="auto"/>
            <w:left w:val="none" w:sz="0" w:space="0" w:color="auto"/>
            <w:bottom w:val="none" w:sz="0" w:space="0" w:color="auto"/>
            <w:right w:val="none" w:sz="0" w:space="0" w:color="auto"/>
          </w:divBdr>
        </w:div>
        <w:div w:id="1475219214">
          <w:marLeft w:val="0"/>
          <w:marRight w:val="0"/>
          <w:marTop w:val="0"/>
          <w:marBottom w:val="0"/>
          <w:divBdr>
            <w:top w:val="none" w:sz="0" w:space="0" w:color="auto"/>
            <w:left w:val="none" w:sz="0" w:space="0" w:color="auto"/>
            <w:bottom w:val="none" w:sz="0" w:space="0" w:color="auto"/>
            <w:right w:val="none" w:sz="0" w:space="0" w:color="auto"/>
          </w:divBdr>
        </w:div>
        <w:div w:id="1016228985">
          <w:marLeft w:val="0"/>
          <w:marRight w:val="0"/>
          <w:marTop w:val="0"/>
          <w:marBottom w:val="0"/>
          <w:divBdr>
            <w:top w:val="none" w:sz="0" w:space="0" w:color="auto"/>
            <w:left w:val="none" w:sz="0" w:space="0" w:color="auto"/>
            <w:bottom w:val="none" w:sz="0" w:space="0" w:color="auto"/>
            <w:right w:val="none" w:sz="0" w:space="0" w:color="auto"/>
          </w:divBdr>
        </w:div>
        <w:div w:id="15546">
          <w:marLeft w:val="0"/>
          <w:marRight w:val="0"/>
          <w:marTop w:val="0"/>
          <w:marBottom w:val="0"/>
          <w:divBdr>
            <w:top w:val="none" w:sz="0" w:space="0" w:color="auto"/>
            <w:left w:val="none" w:sz="0" w:space="0" w:color="auto"/>
            <w:bottom w:val="none" w:sz="0" w:space="0" w:color="auto"/>
            <w:right w:val="none" w:sz="0" w:space="0" w:color="auto"/>
          </w:divBdr>
        </w:div>
        <w:div w:id="1635332344">
          <w:marLeft w:val="0"/>
          <w:marRight w:val="0"/>
          <w:marTop w:val="0"/>
          <w:marBottom w:val="0"/>
          <w:divBdr>
            <w:top w:val="none" w:sz="0" w:space="0" w:color="auto"/>
            <w:left w:val="none" w:sz="0" w:space="0" w:color="auto"/>
            <w:bottom w:val="none" w:sz="0" w:space="0" w:color="auto"/>
            <w:right w:val="none" w:sz="0" w:space="0" w:color="auto"/>
          </w:divBdr>
        </w:div>
        <w:div w:id="751775439">
          <w:marLeft w:val="0"/>
          <w:marRight w:val="0"/>
          <w:marTop w:val="0"/>
          <w:marBottom w:val="0"/>
          <w:divBdr>
            <w:top w:val="none" w:sz="0" w:space="0" w:color="auto"/>
            <w:left w:val="none" w:sz="0" w:space="0" w:color="auto"/>
            <w:bottom w:val="none" w:sz="0" w:space="0" w:color="auto"/>
            <w:right w:val="none" w:sz="0" w:space="0" w:color="auto"/>
          </w:divBdr>
        </w:div>
        <w:div w:id="1399942143">
          <w:marLeft w:val="0"/>
          <w:marRight w:val="0"/>
          <w:marTop w:val="0"/>
          <w:marBottom w:val="0"/>
          <w:divBdr>
            <w:top w:val="none" w:sz="0" w:space="0" w:color="auto"/>
            <w:left w:val="none" w:sz="0" w:space="0" w:color="auto"/>
            <w:bottom w:val="none" w:sz="0" w:space="0" w:color="auto"/>
            <w:right w:val="none" w:sz="0" w:space="0" w:color="auto"/>
          </w:divBdr>
        </w:div>
        <w:div w:id="1303316948">
          <w:marLeft w:val="0"/>
          <w:marRight w:val="0"/>
          <w:marTop w:val="0"/>
          <w:marBottom w:val="0"/>
          <w:divBdr>
            <w:top w:val="none" w:sz="0" w:space="0" w:color="auto"/>
            <w:left w:val="none" w:sz="0" w:space="0" w:color="auto"/>
            <w:bottom w:val="none" w:sz="0" w:space="0" w:color="auto"/>
            <w:right w:val="none" w:sz="0" w:space="0" w:color="auto"/>
          </w:divBdr>
        </w:div>
        <w:div w:id="433063172">
          <w:marLeft w:val="0"/>
          <w:marRight w:val="0"/>
          <w:marTop w:val="0"/>
          <w:marBottom w:val="0"/>
          <w:divBdr>
            <w:top w:val="none" w:sz="0" w:space="0" w:color="auto"/>
            <w:left w:val="none" w:sz="0" w:space="0" w:color="auto"/>
            <w:bottom w:val="none" w:sz="0" w:space="0" w:color="auto"/>
            <w:right w:val="none" w:sz="0" w:space="0" w:color="auto"/>
          </w:divBdr>
        </w:div>
        <w:div w:id="848103477">
          <w:marLeft w:val="0"/>
          <w:marRight w:val="0"/>
          <w:marTop w:val="0"/>
          <w:marBottom w:val="0"/>
          <w:divBdr>
            <w:top w:val="none" w:sz="0" w:space="0" w:color="auto"/>
            <w:left w:val="none" w:sz="0" w:space="0" w:color="auto"/>
            <w:bottom w:val="none" w:sz="0" w:space="0" w:color="auto"/>
            <w:right w:val="none" w:sz="0" w:space="0" w:color="auto"/>
          </w:divBdr>
        </w:div>
        <w:div w:id="1630823962">
          <w:marLeft w:val="0"/>
          <w:marRight w:val="0"/>
          <w:marTop w:val="0"/>
          <w:marBottom w:val="0"/>
          <w:divBdr>
            <w:top w:val="none" w:sz="0" w:space="0" w:color="auto"/>
            <w:left w:val="none" w:sz="0" w:space="0" w:color="auto"/>
            <w:bottom w:val="none" w:sz="0" w:space="0" w:color="auto"/>
            <w:right w:val="none" w:sz="0" w:space="0" w:color="auto"/>
          </w:divBdr>
        </w:div>
        <w:div w:id="457724155">
          <w:marLeft w:val="0"/>
          <w:marRight w:val="0"/>
          <w:marTop w:val="0"/>
          <w:marBottom w:val="0"/>
          <w:divBdr>
            <w:top w:val="none" w:sz="0" w:space="0" w:color="auto"/>
            <w:left w:val="none" w:sz="0" w:space="0" w:color="auto"/>
            <w:bottom w:val="none" w:sz="0" w:space="0" w:color="auto"/>
            <w:right w:val="none" w:sz="0" w:space="0" w:color="auto"/>
          </w:divBdr>
        </w:div>
        <w:div w:id="2130393579">
          <w:marLeft w:val="0"/>
          <w:marRight w:val="0"/>
          <w:marTop w:val="0"/>
          <w:marBottom w:val="0"/>
          <w:divBdr>
            <w:top w:val="none" w:sz="0" w:space="0" w:color="auto"/>
            <w:left w:val="none" w:sz="0" w:space="0" w:color="auto"/>
            <w:bottom w:val="none" w:sz="0" w:space="0" w:color="auto"/>
            <w:right w:val="none" w:sz="0" w:space="0" w:color="auto"/>
          </w:divBdr>
        </w:div>
        <w:div w:id="2026248715">
          <w:marLeft w:val="0"/>
          <w:marRight w:val="0"/>
          <w:marTop w:val="0"/>
          <w:marBottom w:val="0"/>
          <w:divBdr>
            <w:top w:val="none" w:sz="0" w:space="0" w:color="auto"/>
            <w:left w:val="none" w:sz="0" w:space="0" w:color="auto"/>
            <w:bottom w:val="none" w:sz="0" w:space="0" w:color="auto"/>
            <w:right w:val="none" w:sz="0" w:space="0" w:color="auto"/>
          </w:divBdr>
        </w:div>
        <w:div w:id="655649484">
          <w:marLeft w:val="0"/>
          <w:marRight w:val="0"/>
          <w:marTop w:val="0"/>
          <w:marBottom w:val="0"/>
          <w:divBdr>
            <w:top w:val="none" w:sz="0" w:space="0" w:color="auto"/>
            <w:left w:val="none" w:sz="0" w:space="0" w:color="auto"/>
            <w:bottom w:val="none" w:sz="0" w:space="0" w:color="auto"/>
            <w:right w:val="none" w:sz="0" w:space="0" w:color="auto"/>
          </w:divBdr>
        </w:div>
        <w:div w:id="1847596612">
          <w:marLeft w:val="0"/>
          <w:marRight w:val="0"/>
          <w:marTop w:val="0"/>
          <w:marBottom w:val="0"/>
          <w:divBdr>
            <w:top w:val="none" w:sz="0" w:space="0" w:color="auto"/>
            <w:left w:val="none" w:sz="0" w:space="0" w:color="auto"/>
            <w:bottom w:val="none" w:sz="0" w:space="0" w:color="auto"/>
            <w:right w:val="none" w:sz="0" w:space="0" w:color="auto"/>
          </w:divBdr>
        </w:div>
        <w:div w:id="781001156">
          <w:marLeft w:val="0"/>
          <w:marRight w:val="0"/>
          <w:marTop w:val="0"/>
          <w:marBottom w:val="0"/>
          <w:divBdr>
            <w:top w:val="none" w:sz="0" w:space="0" w:color="auto"/>
            <w:left w:val="none" w:sz="0" w:space="0" w:color="auto"/>
            <w:bottom w:val="none" w:sz="0" w:space="0" w:color="auto"/>
            <w:right w:val="none" w:sz="0" w:space="0" w:color="auto"/>
          </w:divBdr>
        </w:div>
        <w:div w:id="1715931709">
          <w:marLeft w:val="0"/>
          <w:marRight w:val="0"/>
          <w:marTop w:val="0"/>
          <w:marBottom w:val="0"/>
          <w:divBdr>
            <w:top w:val="none" w:sz="0" w:space="0" w:color="auto"/>
            <w:left w:val="none" w:sz="0" w:space="0" w:color="auto"/>
            <w:bottom w:val="none" w:sz="0" w:space="0" w:color="auto"/>
            <w:right w:val="none" w:sz="0" w:space="0" w:color="auto"/>
          </w:divBdr>
        </w:div>
        <w:div w:id="1411922618">
          <w:marLeft w:val="0"/>
          <w:marRight w:val="0"/>
          <w:marTop w:val="0"/>
          <w:marBottom w:val="0"/>
          <w:divBdr>
            <w:top w:val="none" w:sz="0" w:space="0" w:color="auto"/>
            <w:left w:val="none" w:sz="0" w:space="0" w:color="auto"/>
            <w:bottom w:val="none" w:sz="0" w:space="0" w:color="auto"/>
            <w:right w:val="none" w:sz="0" w:space="0" w:color="auto"/>
          </w:divBdr>
        </w:div>
        <w:div w:id="445007515">
          <w:marLeft w:val="0"/>
          <w:marRight w:val="0"/>
          <w:marTop w:val="0"/>
          <w:marBottom w:val="0"/>
          <w:divBdr>
            <w:top w:val="none" w:sz="0" w:space="0" w:color="auto"/>
            <w:left w:val="none" w:sz="0" w:space="0" w:color="auto"/>
            <w:bottom w:val="none" w:sz="0" w:space="0" w:color="auto"/>
            <w:right w:val="none" w:sz="0" w:space="0" w:color="auto"/>
          </w:divBdr>
        </w:div>
        <w:div w:id="318075537">
          <w:marLeft w:val="0"/>
          <w:marRight w:val="0"/>
          <w:marTop w:val="0"/>
          <w:marBottom w:val="0"/>
          <w:divBdr>
            <w:top w:val="none" w:sz="0" w:space="0" w:color="auto"/>
            <w:left w:val="none" w:sz="0" w:space="0" w:color="auto"/>
            <w:bottom w:val="none" w:sz="0" w:space="0" w:color="auto"/>
            <w:right w:val="none" w:sz="0" w:space="0" w:color="auto"/>
          </w:divBdr>
        </w:div>
        <w:div w:id="997341818">
          <w:marLeft w:val="0"/>
          <w:marRight w:val="0"/>
          <w:marTop w:val="0"/>
          <w:marBottom w:val="0"/>
          <w:divBdr>
            <w:top w:val="none" w:sz="0" w:space="0" w:color="auto"/>
            <w:left w:val="none" w:sz="0" w:space="0" w:color="auto"/>
            <w:bottom w:val="none" w:sz="0" w:space="0" w:color="auto"/>
            <w:right w:val="none" w:sz="0" w:space="0" w:color="auto"/>
          </w:divBdr>
        </w:div>
        <w:div w:id="2441825">
          <w:marLeft w:val="0"/>
          <w:marRight w:val="0"/>
          <w:marTop w:val="0"/>
          <w:marBottom w:val="0"/>
          <w:divBdr>
            <w:top w:val="none" w:sz="0" w:space="0" w:color="auto"/>
            <w:left w:val="none" w:sz="0" w:space="0" w:color="auto"/>
            <w:bottom w:val="none" w:sz="0" w:space="0" w:color="auto"/>
            <w:right w:val="none" w:sz="0" w:space="0" w:color="auto"/>
          </w:divBdr>
        </w:div>
        <w:div w:id="342168869">
          <w:marLeft w:val="0"/>
          <w:marRight w:val="0"/>
          <w:marTop w:val="0"/>
          <w:marBottom w:val="0"/>
          <w:divBdr>
            <w:top w:val="none" w:sz="0" w:space="0" w:color="auto"/>
            <w:left w:val="none" w:sz="0" w:space="0" w:color="auto"/>
            <w:bottom w:val="none" w:sz="0" w:space="0" w:color="auto"/>
            <w:right w:val="none" w:sz="0" w:space="0" w:color="auto"/>
          </w:divBdr>
        </w:div>
        <w:div w:id="919951352">
          <w:marLeft w:val="0"/>
          <w:marRight w:val="0"/>
          <w:marTop w:val="0"/>
          <w:marBottom w:val="0"/>
          <w:divBdr>
            <w:top w:val="none" w:sz="0" w:space="0" w:color="auto"/>
            <w:left w:val="none" w:sz="0" w:space="0" w:color="auto"/>
            <w:bottom w:val="none" w:sz="0" w:space="0" w:color="auto"/>
            <w:right w:val="none" w:sz="0" w:space="0" w:color="auto"/>
          </w:divBdr>
        </w:div>
        <w:div w:id="2052880708">
          <w:marLeft w:val="0"/>
          <w:marRight w:val="0"/>
          <w:marTop w:val="0"/>
          <w:marBottom w:val="0"/>
          <w:divBdr>
            <w:top w:val="none" w:sz="0" w:space="0" w:color="auto"/>
            <w:left w:val="none" w:sz="0" w:space="0" w:color="auto"/>
            <w:bottom w:val="none" w:sz="0" w:space="0" w:color="auto"/>
            <w:right w:val="none" w:sz="0" w:space="0" w:color="auto"/>
          </w:divBdr>
        </w:div>
        <w:div w:id="1229413926">
          <w:marLeft w:val="0"/>
          <w:marRight w:val="0"/>
          <w:marTop w:val="0"/>
          <w:marBottom w:val="0"/>
          <w:divBdr>
            <w:top w:val="none" w:sz="0" w:space="0" w:color="auto"/>
            <w:left w:val="none" w:sz="0" w:space="0" w:color="auto"/>
            <w:bottom w:val="none" w:sz="0" w:space="0" w:color="auto"/>
            <w:right w:val="none" w:sz="0" w:space="0" w:color="auto"/>
          </w:divBdr>
        </w:div>
        <w:div w:id="775906045">
          <w:marLeft w:val="0"/>
          <w:marRight w:val="0"/>
          <w:marTop w:val="0"/>
          <w:marBottom w:val="0"/>
          <w:divBdr>
            <w:top w:val="none" w:sz="0" w:space="0" w:color="auto"/>
            <w:left w:val="none" w:sz="0" w:space="0" w:color="auto"/>
            <w:bottom w:val="none" w:sz="0" w:space="0" w:color="auto"/>
            <w:right w:val="none" w:sz="0" w:space="0" w:color="auto"/>
          </w:divBdr>
        </w:div>
        <w:div w:id="966275058">
          <w:marLeft w:val="0"/>
          <w:marRight w:val="0"/>
          <w:marTop w:val="0"/>
          <w:marBottom w:val="0"/>
          <w:divBdr>
            <w:top w:val="none" w:sz="0" w:space="0" w:color="auto"/>
            <w:left w:val="none" w:sz="0" w:space="0" w:color="auto"/>
            <w:bottom w:val="none" w:sz="0" w:space="0" w:color="auto"/>
            <w:right w:val="none" w:sz="0" w:space="0" w:color="auto"/>
          </w:divBdr>
        </w:div>
        <w:div w:id="1697391944">
          <w:marLeft w:val="0"/>
          <w:marRight w:val="0"/>
          <w:marTop w:val="0"/>
          <w:marBottom w:val="0"/>
          <w:divBdr>
            <w:top w:val="none" w:sz="0" w:space="0" w:color="auto"/>
            <w:left w:val="none" w:sz="0" w:space="0" w:color="auto"/>
            <w:bottom w:val="none" w:sz="0" w:space="0" w:color="auto"/>
            <w:right w:val="none" w:sz="0" w:space="0" w:color="auto"/>
          </w:divBdr>
        </w:div>
        <w:div w:id="1542937794">
          <w:marLeft w:val="0"/>
          <w:marRight w:val="0"/>
          <w:marTop w:val="0"/>
          <w:marBottom w:val="0"/>
          <w:divBdr>
            <w:top w:val="none" w:sz="0" w:space="0" w:color="auto"/>
            <w:left w:val="none" w:sz="0" w:space="0" w:color="auto"/>
            <w:bottom w:val="none" w:sz="0" w:space="0" w:color="auto"/>
            <w:right w:val="none" w:sz="0" w:space="0" w:color="auto"/>
          </w:divBdr>
        </w:div>
        <w:div w:id="252250488">
          <w:marLeft w:val="0"/>
          <w:marRight w:val="0"/>
          <w:marTop w:val="0"/>
          <w:marBottom w:val="0"/>
          <w:divBdr>
            <w:top w:val="none" w:sz="0" w:space="0" w:color="auto"/>
            <w:left w:val="none" w:sz="0" w:space="0" w:color="auto"/>
            <w:bottom w:val="none" w:sz="0" w:space="0" w:color="auto"/>
            <w:right w:val="none" w:sz="0" w:space="0" w:color="auto"/>
          </w:divBdr>
        </w:div>
        <w:div w:id="1575555222">
          <w:marLeft w:val="0"/>
          <w:marRight w:val="0"/>
          <w:marTop w:val="0"/>
          <w:marBottom w:val="0"/>
          <w:divBdr>
            <w:top w:val="none" w:sz="0" w:space="0" w:color="auto"/>
            <w:left w:val="none" w:sz="0" w:space="0" w:color="auto"/>
            <w:bottom w:val="none" w:sz="0" w:space="0" w:color="auto"/>
            <w:right w:val="none" w:sz="0" w:space="0" w:color="auto"/>
          </w:divBdr>
        </w:div>
        <w:div w:id="1376347570">
          <w:marLeft w:val="0"/>
          <w:marRight w:val="0"/>
          <w:marTop w:val="0"/>
          <w:marBottom w:val="0"/>
          <w:divBdr>
            <w:top w:val="none" w:sz="0" w:space="0" w:color="auto"/>
            <w:left w:val="none" w:sz="0" w:space="0" w:color="auto"/>
            <w:bottom w:val="none" w:sz="0" w:space="0" w:color="auto"/>
            <w:right w:val="none" w:sz="0" w:space="0" w:color="auto"/>
          </w:divBdr>
        </w:div>
        <w:div w:id="612400057">
          <w:marLeft w:val="0"/>
          <w:marRight w:val="0"/>
          <w:marTop w:val="0"/>
          <w:marBottom w:val="0"/>
          <w:divBdr>
            <w:top w:val="none" w:sz="0" w:space="0" w:color="auto"/>
            <w:left w:val="none" w:sz="0" w:space="0" w:color="auto"/>
            <w:bottom w:val="none" w:sz="0" w:space="0" w:color="auto"/>
            <w:right w:val="none" w:sz="0" w:space="0" w:color="auto"/>
          </w:divBdr>
        </w:div>
        <w:div w:id="421529305">
          <w:marLeft w:val="0"/>
          <w:marRight w:val="0"/>
          <w:marTop w:val="0"/>
          <w:marBottom w:val="0"/>
          <w:divBdr>
            <w:top w:val="none" w:sz="0" w:space="0" w:color="auto"/>
            <w:left w:val="none" w:sz="0" w:space="0" w:color="auto"/>
            <w:bottom w:val="none" w:sz="0" w:space="0" w:color="auto"/>
            <w:right w:val="none" w:sz="0" w:space="0" w:color="auto"/>
          </w:divBdr>
        </w:div>
        <w:div w:id="1196893166">
          <w:marLeft w:val="0"/>
          <w:marRight w:val="0"/>
          <w:marTop w:val="0"/>
          <w:marBottom w:val="0"/>
          <w:divBdr>
            <w:top w:val="none" w:sz="0" w:space="0" w:color="auto"/>
            <w:left w:val="none" w:sz="0" w:space="0" w:color="auto"/>
            <w:bottom w:val="none" w:sz="0" w:space="0" w:color="auto"/>
            <w:right w:val="none" w:sz="0" w:space="0" w:color="auto"/>
          </w:divBdr>
        </w:div>
        <w:div w:id="181434574">
          <w:marLeft w:val="0"/>
          <w:marRight w:val="0"/>
          <w:marTop w:val="0"/>
          <w:marBottom w:val="0"/>
          <w:divBdr>
            <w:top w:val="none" w:sz="0" w:space="0" w:color="auto"/>
            <w:left w:val="none" w:sz="0" w:space="0" w:color="auto"/>
            <w:bottom w:val="none" w:sz="0" w:space="0" w:color="auto"/>
            <w:right w:val="none" w:sz="0" w:space="0" w:color="auto"/>
          </w:divBdr>
        </w:div>
        <w:div w:id="434055569">
          <w:marLeft w:val="0"/>
          <w:marRight w:val="0"/>
          <w:marTop w:val="0"/>
          <w:marBottom w:val="0"/>
          <w:divBdr>
            <w:top w:val="none" w:sz="0" w:space="0" w:color="auto"/>
            <w:left w:val="none" w:sz="0" w:space="0" w:color="auto"/>
            <w:bottom w:val="none" w:sz="0" w:space="0" w:color="auto"/>
            <w:right w:val="none" w:sz="0" w:space="0" w:color="auto"/>
          </w:divBdr>
        </w:div>
        <w:div w:id="57636000">
          <w:marLeft w:val="0"/>
          <w:marRight w:val="0"/>
          <w:marTop w:val="0"/>
          <w:marBottom w:val="0"/>
          <w:divBdr>
            <w:top w:val="none" w:sz="0" w:space="0" w:color="auto"/>
            <w:left w:val="none" w:sz="0" w:space="0" w:color="auto"/>
            <w:bottom w:val="none" w:sz="0" w:space="0" w:color="auto"/>
            <w:right w:val="none" w:sz="0" w:space="0" w:color="auto"/>
          </w:divBdr>
        </w:div>
        <w:div w:id="1151337441">
          <w:marLeft w:val="0"/>
          <w:marRight w:val="0"/>
          <w:marTop w:val="0"/>
          <w:marBottom w:val="0"/>
          <w:divBdr>
            <w:top w:val="none" w:sz="0" w:space="0" w:color="auto"/>
            <w:left w:val="none" w:sz="0" w:space="0" w:color="auto"/>
            <w:bottom w:val="none" w:sz="0" w:space="0" w:color="auto"/>
            <w:right w:val="none" w:sz="0" w:space="0" w:color="auto"/>
          </w:divBdr>
        </w:div>
        <w:div w:id="629171084">
          <w:marLeft w:val="0"/>
          <w:marRight w:val="0"/>
          <w:marTop w:val="0"/>
          <w:marBottom w:val="0"/>
          <w:divBdr>
            <w:top w:val="none" w:sz="0" w:space="0" w:color="auto"/>
            <w:left w:val="none" w:sz="0" w:space="0" w:color="auto"/>
            <w:bottom w:val="none" w:sz="0" w:space="0" w:color="auto"/>
            <w:right w:val="none" w:sz="0" w:space="0" w:color="auto"/>
          </w:divBdr>
        </w:div>
        <w:div w:id="1512179909">
          <w:marLeft w:val="0"/>
          <w:marRight w:val="0"/>
          <w:marTop w:val="0"/>
          <w:marBottom w:val="0"/>
          <w:divBdr>
            <w:top w:val="none" w:sz="0" w:space="0" w:color="auto"/>
            <w:left w:val="none" w:sz="0" w:space="0" w:color="auto"/>
            <w:bottom w:val="none" w:sz="0" w:space="0" w:color="auto"/>
            <w:right w:val="none" w:sz="0" w:space="0" w:color="auto"/>
          </w:divBdr>
        </w:div>
        <w:div w:id="1899975316">
          <w:marLeft w:val="0"/>
          <w:marRight w:val="0"/>
          <w:marTop w:val="0"/>
          <w:marBottom w:val="0"/>
          <w:divBdr>
            <w:top w:val="none" w:sz="0" w:space="0" w:color="auto"/>
            <w:left w:val="none" w:sz="0" w:space="0" w:color="auto"/>
            <w:bottom w:val="none" w:sz="0" w:space="0" w:color="auto"/>
            <w:right w:val="none" w:sz="0" w:space="0" w:color="auto"/>
          </w:divBdr>
        </w:div>
        <w:div w:id="1825076884">
          <w:marLeft w:val="0"/>
          <w:marRight w:val="0"/>
          <w:marTop w:val="0"/>
          <w:marBottom w:val="0"/>
          <w:divBdr>
            <w:top w:val="none" w:sz="0" w:space="0" w:color="auto"/>
            <w:left w:val="none" w:sz="0" w:space="0" w:color="auto"/>
            <w:bottom w:val="none" w:sz="0" w:space="0" w:color="auto"/>
            <w:right w:val="none" w:sz="0" w:space="0" w:color="auto"/>
          </w:divBdr>
        </w:div>
        <w:div w:id="1243373563">
          <w:marLeft w:val="0"/>
          <w:marRight w:val="0"/>
          <w:marTop w:val="0"/>
          <w:marBottom w:val="0"/>
          <w:divBdr>
            <w:top w:val="none" w:sz="0" w:space="0" w:color="auto"/>
            <w:left w:val="none" w:sz="0" w:space="0" w:color="auto"/>
            <w:bottom w:val="none" w:sz="0" w:space="0" w:color="auto"/>
            <w:right w:val="none" w:sz="0" w:space="0" w:color="auto"/>
          </w:divBdr>
        </w:div>
        <w:div w:id="1348866637">
          <w:marLeft w:val="0"/>
          <w:marRight w:val="0"/>
          <w:marTop w:val="0"/>
          <w:marBottom w:val="0"/>
          <w:divBdr>
            <w:top w:val="none" w:sz="0" w:space="0" w:color="auto"/>
            <w:left w:val="none" w:sz="0" w:space="0" w:color="auto"/>
            <w:bottom w:val="none" w:sz="0" w:space="0" w:color="auto"/>
            <w:right w:val="none" w:sz="0" w:space="0" w:color="auto"/>
          </w:divBdr>
        </w:div>
        <w:div w:id="351614465">
          <w:marLeft w:val="0"/>
          <w:marRight w:val="0"/>
          <w:marTop w:val="0"/>
          <w:marBottom w:val="0"/>
          <w:divBdr>
            <w:top w:val="none" w:sz="0" w:space="0" w:color="auto"/>
            <w:left w:val="none" w:sz="0" w:space="0" w:color="auto"/>
            <w:bottom w:val="none" w:sz="0" w:space="0" w:color="auto"/>
            <w:right w:val="none" w:sz="0" w:space="0" w:color="auto"/>
          </w:divBdr>
        </w:div>
        <w:div w:id="1764300090">
          <w:marLeft w:val="0"/>
          <w:marRight w:val="0"/>
          <w:marTop w:val="0"/>
          <w:marBottom w:val="0"/>
          <w:divBdr>
            <w:top w:val="none" w:sz="0" w:space="0" w:color="auto"/>
            <w:left w:val="none" w:sz="0" w:space="0" w:color="auto"/>
            <w:bottom w:val="none" w:sz="0" w:space="0" w:color="auto"/>
            <w:right w:val="none" w:sz="0" w:space="0" w:color="auto"/>
          </w:divBdr>
        </w:div>
        <w:div w:id="566838258">
          <w:marLeft w:val="0"/>
          <w:marRight w:val="0"/>
          <w:marTop w:val="0"/>
          <w:marBottom w:val="0"/>
          <w:divBdr>
            <w:top w:val="none" w:sz="0" w:space="0" w:color="auto"/>
            <w:left w:val="none" w:sz="0" w:space="0" w:color="auto"/>
            <w:bottom w:val="none" w:sz="0" w:space="0" w:color="auto"/>
            <w:right w:val="none" w:sz="0" w:space="0" w:color="auto"/>
          </w:divBdr>
        </w:div>
        <w:div w:id="882137519">
          <w:marLeft w:val="0"/>
          <w:marRight w:val="0"/>
          <w:marTop w:val="0"/>
          <w:marBottom w:val="0"/>
          <w:divBdr>
            <w:top w:val="none" w:sz="0" w:space="0" w:color="auto"/>
            <w:left w:val="none" w:sz="0" w:space="0" w:color="auto"/>
            <w:bottom w:val="none" w:sz="0" w:space="0" w:color="auto"/>
            <w:right w:val="none" w:sz="0" w:space="0" w:color="auto"/>
          </w:divBdr>
        </w:div>
        <w:div w:id="977684673">
          <w:marLeft w:val="0"/>
          <w:marRight w:val="0"/>
          <w:marTop w:val="0"/>
          <w:marBottom w:val="0"/>
          <w:divBdr>
            <w:top w:val="none" w:sz="0" w:space="0" w:color="auto"/>
            <w:left w:val="none" w:sz="0" w:space="0" w:color="auto"/>
            <w:bottom w:val="none" w:sz="0" w:space="0" w:color="auto"/>
            <w:right w:val="none" w:sz="0" w:space="0" w:color="auto"/>
          </w:divBdr>
        </w:div>
        <w:div w:id="680471478">
          <w:marLeft w:val="0"/>
          <w:marRight w:val="0"/>
          <w:marTop w:val="0"/>
          <w:marBottom w:val="0"/>
          <w:divBdr>
            <w:top w:val="none" w:sz="0" w:space="0" w:color="auto"/>
            <w:left w:val="none" w:sz="0" w:space="0" w:color="auto"/>
            <w:bottom w:val="none" w:sz="0" w:space="0" w:color="auto"/>
            <w:right w:val="none" w:sz="0" w:space="0" w:color="auto"/>
          </w:divBdr>
        </w:div>
        <w:div w:id="591551078">
          <w:marLeft w:val="0"/>
          <w:marRight w:val="0"/>
          <w:marTop w:val="0"/>
          <w:marBottom w:val="0"/>
          <w:divBdr>
            <w:top w:val="none" w:sz="0" w:space="0" w:color="auto"/>
            <w:left w:val="none" w:sz="0" w:space="0" w:color="auto"/>
            <w:bottom w:val="none" w:sz="0" w:space="0" w:color="auto"/>
            <w:right w:val="none" w:sz="0" w:space="0" w:color="auto"/>
          </w:divBdr>
        </w:div>
        <w:div w:id="215747876">
          <w:marLeft w:val="0"/>
          <w:marRight w:val="0"/>
          <w:marTop w:val="0"/>
          <w:marBottom w:val="0"/>
          <w:divBdr>
            <w:top w:val="none" w:sz="0" w:space="0" w:color="auto"/>
            <w:left w:val="none" w:sz="0" w:space="0" w:color="auto"/>
            <w:bottom w:val="none" w:sz="0" w:space="0" w:color="auto"/>
            <w:right w:val="none" w:sz="0" w:space="0" w:color="auto"/>
          </w:divBdr>
        </w:div>
        <w:div w:id="710763373">
          <w:marLeft w:val="0"/>
          <w:marRight w:val="0"/>
          <w:marTop w:val="0"/>
          <w:marBottom w:val="0"/>
          <w:divBdr>
            <w:top w:val="none" w:sz="0" w:space="0" w:color="auto"/>
            <w:left w:val="none" w:sz="0" w:space="0" w:color="auto"/>
            <w:bottom w:val="none" w:sz="0" w:space="0" w:color="auto"/>
            <w:right w:val="none" w:sz="0" w:space="0" w:color="auto"/>
          </w:divBdr>
        </w:div>
        <w:div w:id="2011759083">
          <w:marLeft w:val="0"/>
          <w:marRight w:val="0"/>
          <w:marTop w:val="0"/>
          <w:marBottom w:val="0"/>
          <w:divBdr>
            <w:top w:val="none" w:sz="0" w:space="0" w:color="auto"/>
            <w:left w:val="none" w:sz="0" w:space="0" w:color="auto"/>
            <w:bottom w:val="none" w:sz="0" w:space="0" w:color="auto"/>
            <w:right w:val="none" w:sz="0" w:space="0" w:color="auto"/>
          </w:divBdr>
        </w:div>
        <w:div w:id="1094781527">
          <w:marLeft w:val="0"/>
          <w:marRight w:val="0"/>
          <w:marTop w:val="0"/>
          <w:marBottom w:val="0"/>
          <w:divBdr>
            <w:top w:val="none" w:sz="0" w:space="0" w:color="auto"/>
            <w:left w:val="none" w:sz="0" w:space="0" w:color="auto"/>
            <w:bottom w:val="none" w:sz="0" w:space="0" w:color="auto"/>
            <w:right w:val="none" w:sz="0" w:space="0" w:color="auto"/>
          </w:divBdr>
        </w:div>
        <w:div w:id="716508465">
          <w:marLeft w:val="0"/>
          <w:marRight w:val="0"/>
          <w:marTop w:val="0"/>
          <w:marBottom w:val="0"/>
          <w:divBdr>
            <w:top w:val="none" w:sz="0" w:space="0" w:color="auto"/>
            <w:left w:val="none" w:sz="0" w:space="0" w:color="auto"/>
            <w:bottom w:val="none" w:sz="0" w:space="0" w:color="auto"/>
            <w:right w:val="none" w:sz="0" w:space="0" w:color="auto"/>
          </w:divBdr>
        </w:div>
        <w:div w:id="1881671618">
          <w:marLeft w:val="0"/>
          <w:marRight w:val="0"/>
          <w:marTop w:val="0"/>
          <w:marBottom w:val="0"/>
          <w:divBdr>
            <w:top w:val="none" w:sz="0" w:space="0" w:color="auto"/>
            <w:left w:val="none" w:sz="0" w:space="0" w:color="auto"/>
            <w:bottom w:val="none" w:sz="0" w:space="0" w:color="auto"/>
            <w:right w:val="none" w:sz="0" w:space="0" w:color="auto"/>
          </w:divBdr>
        </w:div>
        <w:div w:id="509217810">
          <w:marLeft w:val="0"/>
          <w:marRight w:val="0"/>
          <w:marTop w:val="0"/>
          <w:marBottom w:val="0"/>
          <w:divBdr>
            <w:top w:val="none" w:sz="0" w:space="0" w:color="auto"/>
            <w:left w:val="none" w:sz="0" w:space="0" w:color="auto"/>
            <w:bottom w:val="none" w:sz="0" w:space="0" w:color="auto"/>
            <w:right w:val="none" w:sz="0" w:space="0" w:color="auto"/>
          </w:divBdr>
        </w:div>
        <w:div w:id="448740599">
          <w:marLeft w:val="0"/>
          <w:marRight w:val="0"/>
          <w:marTop w:val="0"/>
          <w:marBottom w:val="0"/>
          <w:divBdr>
            <w:top w:val="none" w:sz="0" w:space="0" w:color="auto"/>
            <w:left w:val="none" w:sz="0" w:space="0" w:color="auto"/>
            <w:bottom w:val="none" w:sz="0" w:space="0" w:color="auto"/>
            <w:right w:val="none" w:sz="0" w:space="0" w:color="auto"/>
          </w:divBdr>
        </w:div>
        <w:div w:id="933631953">
          <w:marLeft w:val="0"/>
          <w:marRight w:val="0"/>
          <w:marTop w:val="0"/>
          <w:marBottom w:val="0"/>
          <w:divBdr>
            <w:top w:val="none" w:sz="0" w:space="0" w:color="auto"/>
            <w:left w:val="none" w:sz="0" w:space="0" w:color="auto"/>
            <w:bottom w:val="none" w:sz="0" w:space="0" w:color="auto"/>
            <w:right w:val="none" w:sz="0" w:space="0" w:color="auto"/>
          </w:divBdr>
        </w:div>
        <w:div w:id="977338841">
          <w:marLeft w:val="0"/>
          <w:marRight w:val="0"/>
          <w:marTop w:val="0"/>
          <w:marBottom w:val="0"/>
          <w:divBdr>
            <w:top w:val="none" w:sz="0" w:space="0" w:color="auto"/>
            <w:left w:val="none" w:sz="0" w:space="0" w:color="auto"/>
            <w:bottom w:val="none" w:sz="0" w:space="0" w:color="auto"/>
            <w:right w:val="none" w:sz="0" w:space="0" w:color="auto"/>
          </w:divBdr>
        </w:div>
        <w:div w:id="2009164512">
          <w:marLeft w:val="0"/>
          <w:marRight w:val="0"/>
          <w:marTop w:val="0"/>
          <w:marBottom w:val="0"/>
          <w:divBdr>
            <w:top w:val="none" w:sz="0" w:space="0" w:color="auto"/>
            <w:left w:val="none" w:sz="0" w:space="0" w:color="auto"/>
            <w:bottom w:val="none" w:sz="0" w:space="0" w:color="auto"/>
            <w:right w:val="none" w:sz="0" w:space="0" w:color="auto"/>
          </w:divBdr>
        </w:div>
        <w:div w:id="1189488655">
          <w:marLeft w:val="0"/>
          <w:marRight w:val="0"/>
          <w:marTop w:val="0"/>
          <w:marBottom w:val="0"/>
          <w:divBdr>
            <w:top w:val="none" w:sz="0" w:space="0" w:color="auto"/>
            <w:left w:val="none" w:sz="0" w:space="0" w:color="auto"/>
            <w:bottom w:val="none" w:sz="0" w:space="0" w:color="auto"/>
            <w:right w:val="none" w:sz="0" w:space="0" w:color="auto"/>
          </w:divBdr>
        </w:div>
        <w:div w:id="1907952922">
          <w:marLeft w:val="0"/>
          <w:marRight w:val="0"/>
          <w:marTop w:val="0"/>
          <w:marBottom w:val="0"/>
          <w:divBdr>
            <w:top w:val="none" w:sz="0" w:space="0" w:color="auto"/>
            <w:left w:val="none" w:sz="0" w:space="0" w:color="auto"/>
            <w:bottom w:val="none" w:sz="0" w:space="0" w:color="auto"/>
            <w:right w:val="none" w:sz="0" w:space="0" w:color="auto"/>
          </w:divBdr>
        </w:div>
        <w:div w:id="53967467">
          <w:marLeft w:val="0"/>
          <w:marRight w:val="0"/>
          <w:marTop w:val="0"/>
          <w:marBottom w:val="0"/>
          <w:divBdr>
            <w:top w:val="none" w:sz="0" w:space="0" w:color="auto"/>
            <w:left w:val="none" w:sz="0" w:space="0" w:color="auto"/>
            <w:bottom w:val="none" w:sz="0" w:space="0" w:color="auto"/>
            <w:right w:val="none" w:sz="0" w:space="0" w:color="auto"/>
          </w:divBdr>
        </w:div>
        <w:div w:id="591935787">
          <w:marLeft w:val="0"/>
          <w:marRight w:val="0"/>
          <w:marTop w:val="0"/>
          <w:marBottom w:val="0"/>
          <w:divBdr>
            <w:top w:val="none" w:sz="0" w:space="0" w:color="auto"/>
            <w:left w:val="none" w:sz="0" w:space="0" w:color="auto"/>
            <w:bottom w:val="none" w:sz="0" w:space="0" w:color="auto"/>
            <w:right w:val="none" w:sz="0" w:space="0" w:color="auto"/>
          </w:divBdr>
        </w:div>
        <w:div w:id="1339966804">
          <w:marLeft w:val="0"/>
          <w:marRight w:val="0"/>
          <w:marTop w:val="0"/>
          <w:marBottom w:val="0"/>
          <w:divBdr>
            <w:top w:val="none" w:sz="0" w:space="0" w:color="auto"/>
            <w:left w:val="none" w:sz="0" w:space="0" w:color="auto"/>
            <w:bottom w:val="none" w:sz="0" w:space="0" w:color="auto"/>
            <w:right w:val="none" w:sz="0" w:space="0" w:color="auto"/>
          </w:divBdr>
        </w:div>
        <w:div w:id="1160543588">
          <w:marLeft w:val="0"/>
          <w:marRight w:val="0"/>
          <w:marTop w:val="0"/>
          <w:marBottom w:val="0"/>
          <w:divBdr>
            <w:top w:val="none" w:sz="0" w:space="0" w:color="auto"/>
            <w:left w:val="none" w:sz="0" w:space="0" w:color="auto"/>
            <w:bottom w:val="none" w:sz="0" w:space="0" w:color="auto"/>
            <w:right w:val="none" w:sz="0" w:space="0" w:color="auto"/>
          </w:divBdr>
        </w:div>
        <w:div w:id="356153119">
          <w:marLeft w:val="0"/>
          <w:marRight w:val="0"/>
          <w:marTop w:val="0"/>
          <w:marBottom w:val="0"/>
          <w:divBdr>
            <w:top w:val="none" w:sz="0" w:space="0" w:color="auto"/>
            <w:left w:val="none" w:sz="0" w:space="0" w:color="auto"/>
            <w:bottom w:val="none" w:sz="0" w:space="0" w:color="auto"/>
            <w:right w:val="none" w:sz="0" w:space="0" w:color="auto"/>
          </w:divBdr>
        </w:div>
        <w:div w:id="1006322204">
          <w:marLeft w:val="0"/>
          <w:marRight w:val="0"/>
          <w:marTop w:val="0"/>
          <w:marBottom w:val="0"/>
          <w:divBdr>
            <w:top w:val="none" w:sz="0" w:space="0" w:color="auto"/>
            <w:left w:val="none" w:sz="0" w:space="0" w:color="auto"/>
            <w:bottom w:val="none" w:sz="0" w:space="0" w:color="auto"/>
            <w:right w:val="none" w:sz="0" w:space="0" w:color="auto"/>
          </w:divBdr>
        </w:div>
        <w:div w:id="1159884530">
          <w:marLeft w:val="0"/>
          <w:marRight w:val="0"/>
          <w:marTop w:val="0"/>
          <w:marBottom w:val="0"/>
          <w:divBdr>
            <w:top w:val="none" w:sz="0" w:space="0" w:color="auto"/>
            <w:left w:val="none" w:sz="0" w:space="0" w:color="auto"/>
            <w:bottom w:val="none" w:sz="0" w:space="0" w:color="auto"/>
            <w:right w:val="none" w:sz="0" w:space="0" w:color="auto"/>
          </w:divBdr>
        </w:div>
        <w:div w:id="1298800977">
          <w:marLeft w:val="0"/>
          <w:marRight w:val="0"/>
          <w:marTop w:val="0"/>
          <w:marBottom w:val="0"/>
          <w:divBdr>
            <w:top w:val="none" w:sz="0" w:space="0" w:color="auto"/>
            <w:left w:val="none" w:sz="0" w:space="0" w:color="auto"/>
            <w:bottom w:val="none" w:sz="0" w:space="0" w:color="auto"/>
            <w:right w:val="none" w:sz="0" w:space="0" w:color="auto"/>
          </w:divBdr>
        </w:div>
        <w:div w:id="2105613192">
          <w:marLeft w:val="0"/>
          <w:marRight w:val="0"/>
          <w:marTop w:val="0"/>
          <w:marBottom w:val="0"/>
          <w:divBdr>
            <w:top w:val="none" w:sz="0" w:space="0" w:color="auto"/>
            <w:left w:val="none" w:sz="0" w:space="0" w:color="auto"/>
            <w:bottom w:val="none" w:sz="0" w:space="0" w:color="auto"/>
            <w:right w:val="none" w:sz="0" w:space="0" w:color="auto"/>
          </w:divBdr>
        </w:div>
        <w:div w:id="1439445439">
          <w:marLeft w:val="0"/>
          <w:marRight w:val="0"/>
          <w:marTop w:val="0"/>
          <w:marBottom w:val="0"/>
          <w:divBdr>
            <w:top w:val="none" w:sz="0" w:space="0" w:color="auto"/>
            <w:left w:val="none" w:sz="0" w:space="0" w:color="auto"/>
            <w:bottom w:val="none" w:sz="0" w:space="0" w:color="auto"/>
            <w:right w:val="none" w:sz="0" w:space="0" w:color="auto"/>
          </w:divBdr>
        </w:div>
        <w:div w:id="1536649725">
          <w:marLeft w:val="0"/>
          <w:marRight w:val="0"/>
          <w:marTop w:val="0"/>
          <w:marBottom w:val="0"/>
          <w:divBdr>
            <w:top w:val="none" w:sz="0" w:space="0" w:color="auto"/>
            <w:left w:val="none" w:sz="0" w:space="0" w:color="auto"/>
            <w:bottom w:val="none" w:sz="0" w:space="0" w:color="auto"/>
            <w:right w:val="none" w:sz="0" w:space="0" w:color="auto"/>
          </w:divBdr>
        </w:div>
        <w:div w:id="1322199908">
          <w:marLeft w:val="0"/>
          <w:marRight w:val="0"/>
          <w:marTop w:val="0"/>
          <w:marBottom w:val="0"/>
          <w:divBdr>
            <w:top w:val="none" w:sz="0" w:space="0" w:color="auto"/>
            <w:left w:val="none" w:sz="0" w:space="0" w:color="auto"/>
            <w:bottom w:val="none" w:sz="0" w:space="0" w:color="auto"/>
            <w:right w:val="none" w:sz="0" w:space="0" w:color="auto"/>
          </w:divBdr>
        </w:div>
        <w:div w:id="587619189">
          <w:marLeft w:val="0"/>
          <w:marRight w:val="0"/>
          <w:marTop w:val="0"/>
          <w:marBottom w:val="0"/>
          <w:divBdr>
            <w:top w:val="none" w:sz="0" w:space="0" w:color="auto"/>
            <w:left w:val="none" w:sz="0" w:space="0" w:color="auto"/>
            <w:bottom w:val="none" w:sz="0" w:space="0" w:color="auto"/>
            <w:right w:val="none" w:sz="0" w:space="0" w:color="auto"/>
          </w:divBdr>
        </w:div>
        <w:div w:id="1362586343">
          <w:marLeft w:val="0"/>
          <w:marRight w:val="0"/>
          <w:marTop w:val="0"/>
          <w:marBottom w:val="0"/>
          <w:divBdr>
            <w:top w:val="none" w:sz="0" w:space="0" w:color="auto"/>
            <w:left w:val="none" w:sz="0" w:space="0" w:color="auto"/>
            <w:bottom w:val="none" w:sz="0" w:space="0" w:color="auto"/>
            <w:right w:val="none" w:sz="0" w:space="0" w:color="auto"/>
          </w:divBdr>
        </w:div>
        <w:div w:id="948778963">
          <w:marLeft w:val="0"/>
          <w:marRight w:val="0"/>
          <w:marTop w:val="0"/>
          <w:marBottom w:val="0"/>
          <w:divBdr>
            <w:top w:val="none" w:sz="0" w:space="0" w:color="auto"/>
            <w:left w:val="none" w:sz="0" w:space="0" w:color="auto"/>
            <w:bottom w:val="none" w:sz="0" w:space="0" w:color="auto"/>
            <w:right w:val="none" w:sz="0" w:space="0" w:color="auto"/>
          </w:divBdr>
        </w:div>
        <w:div w:id="8218712">
          <w:marLeft w:val="0"/>
          <w:marRight w:val="0"/>
          <w:marTop w:val="0"/>
          <w:marBottom w:val="0"/>
          <w:divBdr>
            <w:top w:val="none" w:sz="0" w:space="0" w:color="auto"/>
            <w:left w:val="none" w:sz="0" w:space="0" w:color="auto"/>
            <w:bottom w:val="none" w:sz="0" w:space="0" w:color="auto"/>
            <w:right w:val="none" w:sz="0" w:space="0" w:color="auto"/>
          </w:divBdr>
        </w:div>
        <w:div w:id="1411655043">
          <w:marLeft w:val="0"/>
          <w:marRight w:val="0"/>
          <w:marTop w:val="0"/>
          <w:marBottom w:val="0"/>
          <w:divBdr>
            <w:top w:val="none" w:sz="0" w:space="0" w:color="auto"/>
            <w:left w:val="none" w:sz="0" w:space="0" w:color="auto"/>
            <w:bottom w:val="none" w:sz="0" w:space="0" w:color="auto"/>
            <w:right w:val="none" w:sz="0" w:space="0" w:color="auto"/>
          </w:divBdr>
        </w:div>
        <w:div w:id="413403939">
          <w:marLeft w:val="0"/>
          <w:marRight w:val="0"/>
          <w:marTop w:val="0"/>
          <w:marBottom w:val="0"/>
          <w:divBdr>
            <w:top w:val="none" w:sz="0" w:space="0" w:color="auto"/>
            <w:left w:val="none" w:sz="0" w:space="0" w:color="auto"/>
            <w:bottom w:val="none" w:sz="0" w:space="0" w:color="auto"/>
            <w:right w:val="none" w:sz="0" w:space="0" w:color="auto"/>
          </w:divBdr>
        </w:div>
        <w:div w:id="1332755058">
          <w:marLeft w:val="0"/>
          <w:marRight w:val="0"/>
          <w:marTop w:val="0"/>
          <w:marBottom w:val="0"/>
          <w:divBdr>
            <w:top w:val="none" w:sz="0" w:space="0" w:color="auto"/>
            <w:left w:val="none" w:sz="0" w:space="0" w:color="auto"/>
            <w:bottom w:val="none" w:sz="0" w:space="0" w:color="auto"/>
            <w:right w:val="none" w:sz="0" w:space="0" w:color="auto"/>
          </w:divBdr>
        </w:div>
        <w:div w:id="912542653">
          <w:marLeft w:val="0"/>
          <w:marRight w:val="0"/>
          <w:marTop w:val="0"/>
          <w:marBottom w:val="0"/>
          <w:divBdr>
            <w:top w:val="none" w:sz="0" w:space="0" w:color="auto"/>
            <w:left w:val="none" w:sz="0" w:space="0" w:color="auto"/>
            <w:bottom w:val="none" w:sz="0" w:space="0" w:color="auto"/>
            <w:right w:val="none" w:sz="0" w:space="0" w:color="auto"/>
          </w:divBdr>
        </w:div>
        <w:div w:id="1086196831">
          <w:marLeft w:val="0"/>
          <w:marRight w:val="0"/>
          <w:marTop w:val="0"/>
          <w:marBottom w:val="0"/>
          <w:divBdr>
            <w:top w:val="none" w:sz="0" w:space="0" w:color="auto"/>
            <w:left w:val="none" w:sz="0" w:space="0" w:color="auto"/>
            <w:bottom w:val="none" w:sz="0" w:space="0" w:color="auto"/>
            <w:right w:val="none" w:sz="0" w:space="0" w:color="auto"/>
          </w:divBdr>
        </w:div>
        <w:div w:id="747576653">
          <w:marLeft w:val="0"/>
          <w:marRight w:val="0"/>
          <w:marTop w:val="0"/>
          <w:marBottom w:val="0"/>
          <w:divBdr>
            <w:top w:val="none" w:sz="0" w:space="0" w:color="auto"/>
            <w:left w:val="none" w:sz="0" w:space="0" w:color="auto"/>
            <w:bottom w:val="none" w:sz="0" w:space="0" w:color="auto"/>
            <w:right w:val="none" w:sz="0" w:space="0" w:color="auto"/>
          </w:divBdr>
        </w:div>
        <w:div w:id="1303464699">
          <w:marLeft w:val="0"/>
          <w:marRight w:val="0"/>
          <w:marTop w:val="0"/>
          <w:marBottom w:val="0"/>
          <w:divBdr>
            <w:top w:val="none" w:sz="0" w:space="0" w:color="auto"/>
            <w:left w:val="none" w:sz="0" w:space="0" w:color="auto"/>
            <w:bottom w:val="none" w:sz="0" w:space="0" w:color="auto"/>
            <w:right w:val="none" w:sz="0" w:space="0" w:color="auto"/>
          </w:divBdr>
        </w:div>
        <w:div w:id="1614095175">
          <w:marLeft w:val="0"/>
          <w:marRight w:val="0"/>
          <w:marTop w:val="0"/>
          <w:marBottom w:val="0"/>
          <w:divBdr>
            <w:top w:val="none" w:sz="0" w:space="0" w:color="auto"/>
            <w:left w:val="none" w:sz="0" w:space="0" w:color="auto"/>
            <w:bottom w:val="none" w:sz="0" w:space="0" w:color="auto"/>
            <w:right w:val="none" w:sz="0" w:space="0" w:color="auto"/>
          </w:divBdr>
        </w:div>
        <w:div w:id="1687830441">
          <w:marLeft w:val="0"/>
          <w:marRight w:val="0"/>
          <w:marTop w:val="0"/>
          <w:marBottom w:val="0"/>
          <w:divBdr>
            <w:top w:val="none" w:sz="0" w:space="0" w:color="auto"/>
            <w:left w:val="none" w:sz="0" w:space="0" w:color="auto"/>
            <w:bottom w:val="none" w:sz="0" w:space="0" w:color="auto"/>
            <w:right w:val="none" w:sz="0" w:space="0" w:color="auto"/>
          </w:divBdr>
        </w:div>
        <w:div w:id="1035694608">
          <w:marLeft w:val="0"/>
          <w:marRight w:val="0"/>
          <w:marTop w:val="0"/>
          <w:marBottom w:val="0"/>
          <w:divBdr>
            <w:top w:val="none" w:sz="0" w:space="0" w:color="auto"/>
            <w:left w:val="none" w:sz="0" w:space="0" w:color="auto"/>
            <w:bottom w:val="none" w:sz="0" w:space="0" w:color="auto"/>
            <w:right w:val="none" w:sz="0" w:space="0" w:color="auto"/>
          </w:divBdr>
        </w:div>
        <w:div w:id="1814517311">
          <w:marLeft w:val="0"/>
          <w:marRight w:val="0"/>
          <w:marTop w:val="0"/>
          <w:marBottom w:val="0"/>
          <w:divBdr>
            <w:top w:val="none" w:sz="0" w:space="0" w:color="auto"/>
            <w:left w:val="none" w:sz="0" w:space="0" w:color="auto"/>
            <w:bottom w:val="none" w:sz="0" w:space="0" w:color="auto"/>
            <w:right w:val="none" w:sz="0" w:space="0" w:color="auto"/>
          </w:divBdr>
        </w:div>
        <w:div w:id="252277654">
          <w:marLeft w:val="0"/>
          <w:marRight w:val="0"/>
          <w:marTop w:val="0"/>
          <w:marBottom w:val="0"/>
          <w:divBdr>
            <w:top w:val="none" w:sz="0" w:space="0" w:color="auto"/>
            <w:left w:val="none" w:sz="0" w:space="0" w:color="auto"/>
            <w:bottom w:val="none" w:sz="0" w:space="0" w:color="auto"/>
            <w:right w:val="none" w:sz="0" w:space="0" w:color="auto"/>
          </w:divBdr>
        </w:div>
        <w:div w:id="901792748">
          <w:marLeft w:val="0"/>
          <w:marRight w:val="0"/>
          <w:marTop w:val="0"/>
          <w:marBottom w:val="0"/>
          <w:divBdr>
            <w:top w:val="none" w:sz="0" w:space="0" w:color="auto"/>
            <w:left w:val="none" w:sz="0" w:space="0" w:color="auto"/>
            <w:bottom w:val="none" w:sz="0" w:space="0" w:color="auto"/>
            <w:right w:val="none" w:sz="0" w:space="0" w:color="auto"/>
          </w:divBdr>
        </w:div>
        <w:div w:id="16539510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yiiyee.cn/Blog/wp-content/uploads/2013/08/imgreloc.png" TargetMode="External"/><Relationship Id="rId18" Type="http://schemas.openxmlformats.org/officeDocument/2006/relationships/hyperlink" Target="http://msdl.microsoft.com/download/symbols" TargetMode="External"/><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hyperlink" Target="http://www.yiiyee.cn/Blog/wp-content/uploads/2013/08/dml.png" TargetMode="External"/><Relationship Id="rId12" Type="http://schemas.openxmlformats.org/officeDocument/2006/relationships/image" Target="media/image4.png"/><Relationship Id="rId17" Type="http://schemas.openxmlformats.org/officeDocument/2006/relationships/hyperlink" Target="file:///\\symsrv\symbols" TargetMode="External"/><Relationship Id="rId25" Type="http://schemas.openxmlformats.org/officeDocument/2006/relationships/hyperlink" Target="http://www.yiiyee.cn/Blog/wp-content/uploads/2013/08/thread-info.png"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www.yiiyee.cn/Blog/wp-content/uploads/2013/08/sourcenoisy.png" TargetMode="External"/><Relationship Id="rId29" Type="http://schemas.openxmlformats.org/officeDocument/2006/relationships/hyperlink" Target="http://www.yiiyee.cn/Blog/wp-content/uploads/2013/08/local-variable.p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yiiyee.cn/Blog/wp-content/uploads/2013/08/symbols.png" TargetMode="External"/><Relationship Id="rId24" Type="http://schemas.openxmlformats.org/officeDocument/2006/relationships/image" Target="media/image10.png"/><Relationship Id="rId32" Type="http://schemas.openxmlformats.org/officeDocument/2006/relationships/image" Target="media/image14.png"/><Relationship Id="rId5" Type="http://schemas.openxmlformats.org/officeDocument/2006/relationships/hyperlink" Target="http://www.yiiyee.cn/Blog/wp-content/uploads/2013/08/dotcommand.png" TargetMode="External"/><Relationship Id="rId15" Type="http://schemas.openxmlformats.org/officeDocument/2006/relationships/hyperlink" Target="http://www.yiiyee.cn/Blog/wp-content/uploads/2013/08/dh.png" TargetMode="External"/><Relationship Id="rId23" Type="http://schemas.openxmlformats.org/officeDocument/2006/relationships/image" Target="media/image9.png"/><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hyperlink" Target="http://www.yiiyee.cn/Blog/wp-content/uploads/2013/08/read-mem.png" TargetMode="External"/><Relationship Id="rId4" Type="http://schemas.openxmlformats.org/officeDocument/2006/relationships/webSettings" Target="webSettings.xml"/><Relationship Id="rId9" Type="http://schemas.openxmlformats.org/officeDocument/2006/relationships/hyperlink" Target="http://www.yiiyee.cn/Blog/wp-content/uploads/2013/08/multi-target.png" TargetMode="External"/><Relationship Id="rId14" Type="http://schemas.openxmlformats.org/officeDocument/2006/relationships/image" Target="media/image5.png"/><Relationship Id="rId22" Type="http://schemas.openxmlformats.org/officeDocument/2006/relationships/hyperlink" Target="http://www.yiiyee.cn/Blog/wp-content/uploads/2013/08/attach-process.png" TargetMode="External"/><Relationship Id="rId27" Type="http://schemas.openxmlformats.org/officeDocument/2006/relationships/hyperlink" Target="http://www.yiiyee.cn/Blog/wp-content/uploads/2013/08/sx.png" TargetMode="External"/><Relationship Id="rId30"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55</Pages>
  <Words>6412</Words>
  <Characters>36549</Characters>
  <Application>Microsoft Office Word</Application>
  <DocSecurity>0</DocSecurity>
  <Lines>304</Lines>
  <Paragraphs>85</Paragraphs>
  <ScaleCrop>false</ScaleCrop>
  <Company/>
  <LinksUpToDate>false</LinksUpToDate>
  <CharactersWithSpaces>42876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污妖王</dc:creator>
  <cp:keywords/>
  <dc:description/>
  <cp:lastModifiedBy>污妖王</cp:lastModifiedBy>
  <cp:revision>2</cp:revision>
  <dcterms:created xsi:type="dcterms:W3CDTF">2017-12-26T14:33:00Z</dcterms:created>
  <dcterms:modified xsi:type="dcterms:W3CDTF">2017-12-26T14:57:00Z</dcterms:modified>
</cp:coreProperties>
</file>